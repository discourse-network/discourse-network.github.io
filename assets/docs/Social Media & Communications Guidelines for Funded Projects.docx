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41D8" w14:textId="6435B00E" w:rsidR="00E70A69" w:rsidRPr="00CB55DC" w:rsidRDefault="00E70A69" w:rsidP="007D3AF1">
      <w:pPr>
        <w:pStyle w:val="Title"/>
        <w:rPr>
          <w:color w:val="411F66" w:themeColor="text2"/>
        </w:rPr>
        <w:sectPr w:rsidR="00E70A69" w:rsidRPr="00CB55DC" w:rsidSect="00DA3B63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021" w:right="1021" w:bottom="1021" w:left="1021" w:header="907" w:footer="907" w:gutter="0"/>
          <w:cols w:space="708"/>
          <w:titlePg/>
          <w:docGrid w:linePitch="360"/>
        </w:sectPr>
      </w:pPr>
    </w:p>
    <w:p w14:paraId="2C3EE331" w14:textId="7CB1E12A" w:rsidR="00CB55DC" w:rsidRDefault="00B00DBF" w:rsidP="008D2238">
      <w:pPr>
        <w:pStyle w:val="Title"/>
      </w:pPr>
      <w:r w:rsidRPr="006C4FBF">
        <w:t>DisCouRSE Network+</w:t>
      </w:r>
      <w:bookmarkStart w:id="0" w:name="_Toc225426510"/>
      <w:bookmarkStart w:id="1" w:name="_Toc219126884"/>
      <w:bookmarkStart w:id="2" w:name="_Toc219212589"/>
      <w:bookmarkStart w:id="3" w:name="_Toc219213392"/>
    </w:p>
    <w:p w14:paraId="1E451D99" w14:textId="77777777" w:rsidR="008D2238" w:rsidRPr="008D2238" w:rsidRDefault="008D2238" w:rsidP="00B45F6B">
      <w:pPr>
        <w:pStyle w:val="Heading1"/>
      </w:pPr>
    </w:p>
    <w:p w14:paraId="6F56A640" w14:textId="3EE1BEC2" w:rsidR="00FB669F" w:rsidRPr="008D2238" w:rsidRDefault="005B1417" w:rsidP="008D2238">
      <w:pPr>
        <w:pStyle w:val="Title"/>
        <w:rPr>
          <w:rFonts w:asciiTheme="minorHAnsi" w:hAnsiTheme="minorHAnsi"/>
          <w:color w:val="411F66" w:themeColor="text2"/>
          <w:sz w:val="48"/>
          <w:szCs w:val="48"/>
        </w:rPr>
      </w:pPr>
      <w:r w:rsidRPr="008D2238">
        <w:rPr>
          <w:rFonts w:asciiTheme="minorHAnsi" w:hAnsiTheme="minorHAnsi"/>
          <w:color w:val="411F66" w:themeColor="text2"/>
          <w:sz w:val="48"/>
          <w:szCs w:val="48"/>
        </w:rPr>
        <w:t>Social Media &amp; Communications Guidelines for Funded Projects</w:t>
      </w:r>
      <w:bookmarkEnd w:id="0"/>
    </w:p>
    <w:p w14:paraId="129E1493" w14:textId="77777777" w:rsidR="00CB55DC" w:rsidRDefault="00CB55DC" w:rsidP="003F7B96">
      <w:pPr>
        <w:rPr>
          <w:sz w:val="32"/>
          <w:szCs w:val="32"/>
        </w:rPr>
      </w:pPr>
      <w:bookmarkStart w:id="4" w:name="_Toc225426511"/>
      <w:bookmarkEnd w:id="1"/>
      <w:bookmarkEnd w:id="2"/>
      <w:bookmarkEnd w:id="3"/>
    </w:p>
    <w:p w14:paraId="36C7C3B9" w14:textId="43EA67D4" w:rsidR="003F7B96" w:rsidRPr="003D33B3" w:rsidRDefault="003F7B96" w:rsidP="000E5FD3">
      <w:r w:rsidRPr="003D33B3">
        <w:t>Thank you for being part of DisCouRSE Network+. We are proud to support your work and ask that all funded projects follow the guidelines below to ensure visibility, transparency, and shared impact across the network.</w:t>
      </w:r>
      <w:bookmarkEnd w:id="4"/>
    </w:p>
    <w:p w14:paraId="58CAB691" w14:textId="77777777" w:rsidR="00FB669F" w:rsidRPr="008335F6" w:rsidRDefault="00FB669F" w:rsidP="00630379">
      <w:pPr>
        <w:rPr>
          <w:color w:val="993BFF" w:themeColor="accent1"/>
          <w:sz w:val="32"/>
          <w:szCs w:val="32"/>
        </w:rPr>
      </w:pPr>
      <w:bookmarkStart w:id="5" w:name="_Toc219126886"/>
      <w:bookmarkStart w:id="6" w:name="_Toc219213394"/>
    </w:p>
    <w:bookmarkEnd w:id="5"/>
    <w:bookmarkEnd w:id="6"/>
    <w:p w14:paraId="6B9E622C" w14:textId="0CB0C77A" w:rsidR="001C3CF4" w:rsidRDefault="00B32225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r w:rsidRPr="135F64D2">
        <w:rPr>
          <w:rFonts w:asciiTheme="majorHAnsi" w:eastAsia="Aptos Display" w:hAnsiTheme="majorHAnsi" w:cs="Aptos Display"/>
          <w:i w:val="0"/>
          <w:iCs w:val="0"/>
          <w:color w:val="411F66" w:themeColor="text2"/>
          <w:sz w:val="48"/>
          <w:szCs w:val="48"/>
        </w:rPr>
        <w:fldChar w:fldCharType="begin"/>
      </w:r>
      <w:r w:rsidR="008335F6" w:rsidRPr="00BC4631">
        <w:instrText>TOC \o "1-3" \h \z \u</w:instrText>
      </w:r>
      <w:r w:rsidRPr="135F64D2">
        <w:rPr>
          <w:rFonts w:asciiTheme="majorHAnsi" w:eastAsia="Aptos Display" w:hAnsiTheme="majorHAnsi" w:cs="Aptos Display"/>
          <w:i w:val="0"/>
          <w:iCs w:val="0"/>
          <w:color w:val="411F66" w:themeColor="text2"/>
          <w:sz w:val="48"/>
          <w:szCs w:val="48"/>
        </w:rPr>
        <w:fldChar w:fldCharType="separate"/>
      </w:r>
      <w:hyperlink w:anchor="_Toc226641848" w:history="1">
        <w:r w:rsidR="001C3CF4" w:rsidRPr="00D37037">
          <w:rPr>
            <w:rStyle w:val="Hyperlink"/>
            <w:noProof/>
          </w:rPr>
          <w:t>Table of Contents</w:t>
        </w:r>
        <w:r w:rsidR="001C3CF4">
          <w:rPr>
            <w:noProof/>
            <w:webHidden/>
          </w:rPr>
          <w:tab/>
        </w:r>
        <w:r w:rsidR="001C3CF4">
          <w:rPr>
            <w:noProof/>
            <w:webHidden/>
          </w:rPr>
          <w:fldChar w:fldCharType="begin"/>
        </w:r>
        <w:r w:rsidR="001C3CF4">
          <w:rPr>
            <w:noProof/>
            <w:webHidden/>
          </w:rPr>
          <w:instrText xml:space="preserve"> PAGEREF _Toc226641848 \h </w:instrText>
        </w:r>
        <w:r w:rsidR="001C3CF4">
          <w:rPr>
            <w:noProof/>
            <w:webHidden/>
          </w:rPr>
        </w:r>
        <w:r w:rsidR="001C3CF4">
          <w:rPr>
            <w:noProof/>
            <w:webHidden/>
          </w:rPr>
          <w:fldChar w:fldCharType="separate"/>
        </w:r>
        <w:r w:rsidR="001C3CF4">
          <w:rPr>
            <w:noProof/>
            <w:webHidden/>
          </w:rPr>
          <w:t>1</w:t>
        </w:r>
        <w:r w:rsidR="001C3CF4">
          <w:rPr>
            <w:noProof/>
            <w:webHidden/>
          </w:rPr>
          <w:fldChar w:fldCharType="end"/>
        </w:r>
      </w:hyperlink>
    </w:p>
    <w:p w14:paraId="36292B72" w14:textId="6EC9D3AB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49" w:history="1">
        <w:r w:rsidRPr="00D37037">
          <w:rPr>
            <w:rStyle w:val="Hyperlink"/>
            <w:noProof/>
          </w:rPr>
          <w:t>1.  Acknowledging Funding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7478D2" w14:textId="1964E346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0" w:history="1">
        <w:r w:rsidRPr="00D37037">
          <w:rPr>
            <w:rStyle w:val="Hyperlink"/>
            <w:noProof/>
          </w:rPr>
          <w:t>2. Social 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4C0A45" w14:textId="2DC292DC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1" w:history="1">
        <w:r w:rsidRPr="00D37037">
          <w:rPr>
            <w:rStyle w:val="Hyperlink"/>
            <w:noProof/>
          </w:rPr>
          <w:t>3. Depositing Outputs in Zenodo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32EE2D" w14:textId="453EE93C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2" w:history="1">
        <w:r w:rsidRPr="00D37037">
          <w:rPr>
            <w:rStyle w:val="Hyperlink"/>
            <w:noProof/>
          </w:rPr>
          <w:t>4. Project Websites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E830E0" w14:textId="55434396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3" w:history="1">
        <w:r w:rsidRPr="00D37037">
          <w:rPr>
            <w:rStyle w:val="Hyperlink"/>
            <w:noProof/>
          </w:rPr>
          <w:t>5. Events &amp; Workshops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A7FD3C" w14:textId="4F962C0E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4" w:history="1">
        <w:r w:rsidRPr="00D37037">
          <w:rPr>
            <w:rStyle w:val="Hyperlink"/>
            <w:noProof/>
          </w:rPr>
          <w:t>6. Media &amp; 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AAA403" w14:textId="57E320C7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5" w:history="1">
        <w:r w:rsidRPr="00D37037">
          <w:rPr>
            <w:rStyle w:val="Hyperlink"/>
            <w:noProof/>
          </w:rPr>
          <w:t>7. Visual 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62F04A" w14:textId="5E3CAF76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6" w:history="1">
        <w:r w:rsidRPr="00D37037">
          <w:rPr>
            <w:rStyle w:val="Hyperlink"/>
            <w:noProof/>
          </w:rPr>
          <w:t>8.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A3E75C" w14:textId="32D9277B" w:rsidR="00B32225" w:rsidRPr="00B77678" w:rsidRDefault="00B32225" w:rsidP="135F64D2">
      <w:pPr>
        <w:pStyle w:val="TOC1"/>
        <w:rPr>
          <w:sz w:val="32"/>
          <w:szCs w:val="32"/>
        </w:rPr>
      </w:pPr>
      <w:r w:rsidRPr="135F64D2">
        <w:rPr>
          <w:sz w:val="32"/>
          <w:szCs w:val="32"/>
        </w:rPr>
        <w:fldChar w:fldCharType="end"/>
      </w:r>
    </w:p>
    <w:p w14:paraId="0250A079" w14:textId="77777777" w:rsidR="00A03F96" w:rsidRDefault="00A03F96">
      <w:pPr>
        <w:spacing w:line="278" w:lineRule="auto"/>
        <w:rPr>
          <w:rFonts w:asciiTheme="majorHAnsi" w:eastAsia="Aptos Display" w:hAnsiTheme="majorHAnsi" w:cs="Aptos Display"/>
          <w:b/>
          <w:bCs/>
          <w:color w:val="411F66" w:themeColor="text2"/>
          <w:sz w:val="48"/>
          <w:szCs w:val="48"/>
        </w:rPr>
      </w:pPr>
      <w:bookmarkStart w:id="7" w:name="_Toc226641849"/>
      <w:r>
        <w:br w:type="page"/>
      </w:r>
    </w:p>
    <w:p w14:paraId="1BE02E1A" w14:textId="77777777" w:rsidR="007F3368" w:rsidRPr="00B32225" w:rsidRDefault="007F3368" w:rsidP="009821F1">
      <w:pPr>
        <w:pStyle w:val="Heading1"/>
      </w:pPr>
      <w:r w:rsidRPr="00B32225">
        <w:lastRenderedPageBreak/>
        <w:t>1.  Acknowledging Funding</w:t>
      </w:r>
      <w:bookmarkEnd w:id="7"/>
    </w:p>
    <w:p w14:paraId="02555764" w14:textId="77777777" w:rsidR="007F3368" w:rsidRPr="007F3368" w:rsidRDefault="007F3368" w:rsidP="00076ECE">
      <w:r w:rsidRPr="007F3368">
        <w:t>All outputs must acknowledge DisCouRSE Network+ support, including:</w:t>
      </w:r>
      <w:r w:rsidRPr="007F3368">
        <w:br/>
        <w:t xml:space="preserve"> articles, reports, blogs, websites, presentations, workshops, datasets, and media.</w:t>
      </w:r>
    </w:p>
    <w:p w14:paraId="1F0656CB" w14:textId="77777777" w:rsidR="007F3368" w:rsidRPr="00D676B1" w:rsidRDefault="007F3368" w:rsidP="00D676B1">
      <w:r w:rsidRPr="00D676B1">
        <w:t>Use the following text:</w:t>
      </w:r>
    </w:p>
    <w:p w14:paraId="54FE4639" w14:textId="4F62A3BC" w:rsidR="00424400" w:rsidRDefault="007F3368" w:rsidP="00271D22">
      <w:r w:rsidRPr="0029454F">
        <w:rPr>
          <w:i/>
          <w:iCs/>
        </w:rPr>
        <w:t xml:space="preserve">This work was supported by the </w:t>
      </w:r>
      <w:hyperlink r:id="rId16" w:history="1">
        <w:r w:rsidRPr="006B2F86">
          <w:rPr>
            <w:rStyle w:val="Hyperlink"/>
            <w:i/>
            <w:iCs/>
          </w:rPr>
          <w:t>DisCouRSE Network+</w:t>
        </w:r>
      </w:hyperlink>
      <w:r w:rsidRPr="0029454F">
        <w:rPr>
          <w:i/>
          <w:iCs/>
        </w:rPr>
        <w:t>, which received funding through the UKRI Digital Research Infrastructure Programme</w:t>
      </w:r>
    </w:p>
    <w:p w14:paraId="2A3CC907" w14:textId="77777777" w:rsidR="0005081A" w:rsidRPr="00B32225" w:rsidRDefault="0005081A" w:rsidP="009821F1">
      <w:pPr>
        <w:pStyle w:val="Heading1"/>
      </w:pPr>
      <w:bookmarkStart w:id="8" w:name="_Toc226641850"/>
      <w:r w:rsidRPr="00B32225">
        <w:t>2. Social Media</w:t>
      </w:r>
      <w:bookmarkEnd w:id="8"/>
    </w:p>
    <w:p w14:paraId="78F8E815" w14:textId="77777777" w:rsidR="0005081A" w:rsidRPr="00FA7278" w:rsidRDefault="0005081A" w:rsidP="009821F1">
      <w:r w:rsidRPr="00FA7278">
        <w:t>To maximise visibility:</w:t>
      </w:r>
    </w:p>
    <w:p w14:paraId="7FEC65F6" w14:textId="2C697711" w:rsidR="0005081A" w:rsidRPr="009821F1" w:rsidRDefault="0005081A" w:rsidP="009821F1">
      <w:pPr>
        <w:pStyle w:val="ListParagraph"/>
      </w:pPr>
      <w:r w:rsidRPr="009821F1">
        <w:t xml:space="preserve">Tag </w:t>
      </w:r>
      <w:r w:rsidR="004E55DE" w:rsidRPr="009821F1">
        <w:t>@</w:t>
      </w:r>
      <w:r w:rsidRPr="009821F1">
        <w:t>DisCouRSE (where possible)</w:t>
      </w:r>
    </w:p>
    <w:p w14:paraId="2B1083C8" w14:textId="77777777" w:rsidR="0005081A" w:rsidRPr="009821F1" w:rsidRDefault="0005081A" w:rsidP="009821F1">
      <w:pPr>
        <w:pStyle w:val="ListParagraph"/>
      </w:pPr>
      <w:r w:rsidRPr="009821F1">
        <w:t>Include a funding acknowledgement</w:t>
      </w:r>
    </w:p>
    <w:p w14:paraId="339C5B69" w14:textId="77777777" w:rsidR="0005081A" w:rsidRPr="009821F1" w:rsidRDefault="0005081A" w:rsidP="009821F1">
      <w:pPr>
        <w:pStyle w:val="ListParagraph"/>
      </w:pPr>
      <w:r w:rsidRPr="009821F1">
        <w:t>Share visuals (images, posters, graphics)</w:t>
      </w:r>
    </w:p>
    <w:p w14:paraId="0A916126" w14:textId="142050B9" w:rsidR="0005081A" w:rsidRPr="009821F1" w:rsidRDefault="0005081A" w:rsidP="009821F1">
      <w:pPr>
        <w:pStyle w:val="ListParagraph"/>
      </w:pPr>
      <w:r w:rsidRPr="009821F1">
        <w:rPr>
          <w:b/>
          <w:bCs/>
        </w:rPr>
        <w:t>Template</w:t>
      </w:r>
      <w:r w:rsidRPr="009821F1">
        <w:t>:</w:t>
      </w:r>
      <w:r w:rsidRPr="009D0478">
        <w:br/>
      </w:r>
      <w:r w:rsidRPr="009821F1">
        <w:t xml:space="preserve"> We’re excited to share [output/event]!</w:t>
      </w:r>
      <w:r w:rsidRPr="009D0478">
        <w:br/>
      </w:r>
      <w:r w:rsidRPr="009821F1">
        <w:t xml:space="preserve"> This project was funded by the DisCouRSE Network+</w:t>
      </w:r>
      <w:r w:rsidR="00272340" w:rsidRPr="00272340">
        <w:t>, which received funding through the UKRI Digital Research Infrastructure Programme</w:t>
      </w:r>
      <w:r w:rsidRPr="009821F1">
        <w:t>.</w:t>
      </w:r>
      <w:r w:rsidRPr="009D0478">
        <w:br/>
      </w:r>
      <w:r w:rsidRPr="009821F1">
        <w:t xml:space="preserve"> Learn more: [link]</w:t>
      </w:r>
    </w:p>
    <w:p w14:paraId="3565D7DD" w14:textId="02FF3E4A" w:rsidR="5FF67FA8" w:rsidRDefault="5FF67FA8" w:rsidP="5FF67FA8">
      <w:pPr>
        <w:pStyle w:val="ListParagraph"/>
        <w:numPr>
          <w:ilvl w:val="0"/>
          <w:numId w:val="0"/>
        </w:numPr>
        <w:spacing w:after="0" w:line="276" w:lineRule="auto"/>
        <w:ind w:left="426"/>
        <w:rPr>
          <w:rFonts w:eastAsia="Aptos" w:cs="Aptos"/>
          <w:sz w:val="32"/>
          <w:szCs w:val="32"/>
        </w:rPr>
      </w:pPr>
    </w:p>
    <w:p w14:paraId="4F76867F" w14:textId="2754F3BD" w:rsidR="00424400" w:rsidRPr="00B32225" w:rsidRDefault="0005081A" w:rsidP="009821F1">
      <w:r w:rsidRPr="135F64D2">
        <w:rPr>
          <w:b/>
          <w:bCs/>
        </w:rPr>
        <w:t>Hashtags:</w:t>
      </w:r>
      <w:r>
        <w:br/>
      </w:r>
      <w:r w:rsidRPr="135F64D2">
        <w:t>#</w:t>
      </w:r>
      <w:proofErr w:type="gramStart"/>
      <w:r w:rsidRPr="135F64D2">
        <w:t>DisCouRSE</w:t>
      </w:r>
      <w:r w:rsidR="6D70B034" w:rsidRPr="135F64D2">
        <w:t xml:space="preserve"> </w:t>
      </w:r>
      <w:r w:rsidRPr="135F64D2">
        <w:t xml:space="preserve"> #</w:t>
      </w:r>
      <w:proofErr w:type="gramEnd"/>
      <w:r w:rsidRPr="135F64D2">
        <w:t>DisCouRSE</w:t>
      </w:r>
      <w:r w:rsidR="0002611F" w:rsidRPr="135F64D2">
        <w:t>n</w:t>
      </w:r>
      <w:r w:rsidRPr="135F64D2">
        <w:t>etwork #Research #DigitalDiscourse #InterdisciplinaryResearch</w:t>
      </w:r>
    </w:p>
    <w:p w14:paraId="4DBCFA99" w14:textId="51533067" w:rsidR="00B614F6" w:rsidRPr="00B32225" w:rsidRDefault="007A07A9" w:rsidP="009821F1">
      <w:pPr>
        <w:pStyle w:val="Heading1"/>
      </w:pPr>
      <w:bookmarkStart w:id="9" w:name="_Toc226641851"/>
      <w:r w:rsidRPr="00B32225">
        <w:t xml:space="preserve">3. Depositing Outputs in </w:t>
      </w:r>
      <w:proofErr w:type="spellStart"/>
      <w:r w:rsidRPr="00B32225">
        <w:t>Zenodo</w:t>
      </w:r>
      <w:bookmarkEnd w:id="9"/>
      <w:proofErr w:type="spellEnd"/>
      <w:r w:rsidRPr="00B32225">
        <w:tab/>
      </w:r>
    </w:p>
    <w:p w14:paraId="05974EC7" w14:textId="11319D10" w:rsidR="00086AEE" w:rsidRDefault="004960C8" w:rsidP="009821F1">
      <w:r w:rsidRPr="004960C8">
        <w:t xml:space="preserve">All outputs should be deposited in </w:t>
      </w:r>
      <w:proofErr w:type="spellStart"/>
      <w:r w:rsidRPr="000C7AAA">
        <w:t>Zenodo</w:t>
      </w:r>
      <w:proofErr w:type="spellEnd"/>
      <w:r w:rsidRPr="000C7AAA">
        <w:t>.</w:t>
      </w:r>
      <w:r w:rsidRPr="004960C8">
        <w:t xml:space="preserve"> Please log in and submit your output; submissions will be pending review by the team and approved on the</w:t>
      </w:r>
      <w:r>
        <w:t xml:space="preserve"> </w:t>
      </w:r>
      <w:r w:rsidRPr="00FA7278">
        <w:rPr>
          <w:rFonts w:eastAsia="Aptos" w:cs="Aptos"/>
        </w:rPr>
        <w:t>DisCouRSE</w:t>
      </w:r>
      <w:r w:rsidRPr="004960C8">
        <w:t xml:space="preserve"> community </w:t>
      </w:r>
      <w:proofErr w:type="spellStart"/>
      <w:r w:rsidRPr="004960C8">
        <w:t>Zenodo</w:t>
      </w:r>
      <w:proofErr w:type="spellEnd"/>
      <w:r w:rsidRPr="004960C8">
        <w:t xml:space="preserve"> page</w:t>
      </w:r>
      <w:r w:rsidR="00276365">
        <w:t>.</w:t>
      </w:r>
      <w:r w:rsidR="009F5537">
        <w:t xml:space="preserve"> </w:t>
      </w:r>
      <w:hyperlink r:id="rId17" w:tgtFrame="_new" w:history="1">
        <w:r w:rsidR="000C7AAA" w:rsidRPr="000C7AAA">
          <w:rPr>
            <w:rStyle w:val="Hyperlink"/>
            <w:sz w:val="32"/>
            <w:szCs w:val="32"/>
          </w:rPr>
          <w:t>Dis</w:t>
        </w:r>
        <w:r w:rsidR="000C7AAA">
          <w:rPr>
            <w:rStyle w:val="Hyperlink"/>
            <w:sz w:val="32"/>
            <w:szCs w:val="32"/>
          </w:rPr>
          <w:t>C</w:t>
        </w:r>
        <w:r w:rsidR="000C7AAA" w:rsidRPr="000C7AAA">
          <w:rPr>
            <w:rStyle w:val="Hyperlink"/>
            <w:sz w:val="32"/>
            <w:szCs w:val="32"/>
          </w:rPr>
          <w:t>ou</w:t>
        </w:r>
        <w:r w:rsidR="000C7AAA">
          <w:rPr>
            <w:rStyle w:val="Hyperlink"/>
            <w:sz w:val="32"/>
            <w:szCs w:val="32"/>
          </w:rPr>
          <w:t>RSE</w:t>
        </w:r>
        <w:r w:rsidR="000C7AAA" w:rsidRPr="000C7AAA">
          <w:rPr>
            <w:rStyle w:val="Hyperlink"/>
            <w:sz w:val="32"/>
            <w:szCs w:val="32"/>
          </w:rPr>
          <w:t xml:space="preserve"> Network Community on </w:t>
        </w:r>
        <w:proofErr w:type="spellStart"/>
        <w:r w:rsidR="000C7AAA" w:rsidRPr="000C7AAA">
          <w:rPr>
            <w:rStyle w:val="Hyperlink"/>
            <w:sz w:val="32"/>
            <w:szCs w:val="32"/>
          </w:rPr>
          <w:t>Zenodo</w:t>
        </w:r>
        <w:proofErr w:type="spellEnd"/>
      </w:hyperlink>
      <w:r w:rsidR="000C7AAA" w:rsidRPr="000C7AAA">
        <w:t>.</w:t>
      </w:r>
    </w:p>
    <w:p w14:paraId="5A93D7A7" w14:textId="08984AA2" w:rsidR="007A07A9" w:rsidRPr="007A07A9" w:rsidRDefault="007A07A9" w:rsidP="009821F1">
      <w:r w:rsidRPr="007A07A9">
        <w:t xml:space="preserve">If the output is already published and has a DOI, please add it to </w:t>
      </w:r>
      <w:hyperlink r:id="rId18" w:history="1">
        <w:r w:rsidRPr="00DB3B0B">
          <w:rPr>
            <w:rStyle w:val="Hyperlink"/>
            <w:b/>
            <w:bCs/>
          </w:rPr>
          <w:t>Zotero</w:t>
        </w:r>
      </w:hyperlink>
      <w:r w:rsidRPr="007A07A9">
        <w:t xml:space="preserve"> instead.</w:t>
      </w:r>
    </w:p>
    <w:p w14:paraId="65E6AD80" w14:textId="4A0936AA" w:rsidR="00B614F6" w:rsidRPr="007A07A9" w:rsidRDefault="007A07A9" w:rsidP="009821F1">
      <w:r w:rsidRPr="007A07A9">
        <w:t xml:space="preserve">If you need assistance with posting submissions on </w:t>
      </w:r>
      <w:proofErr w:type="spellStart"/>
      <w:r w:rsidRPr="007A07A9">
        <w:t>Zenodo</w:t>
      </w:r>
      <w:proofErr w:type="spellEnd"/>
      <w:r w:rsidRPr="007A07A9">
        <w:t xml:space="preserve">, contact </w:t>
      </w:r>
      <w:hyperlink r:id="rId19" w:history="1">
        <w:r w:rsidR="000F222C" w:rsidRPr="00EA2001">
          <w:rPr>
            <w:rStyle w:val="Hyperlink"/>
            <w:b/>
            <w:bCs/>
          </w:rPr>
          <w:t>arc.discourse@ucl.ac.uk</w:t>
        </w:r>
      </w:hyperlink>
      <w:r w:rsidRPr="007A07A9">
        <w:t xml:space="preserve"> directly.</w:t>
      </w:r>
    </w:p>
    <w:p w14:paraId="5D9AF33F" w14:textId="77777777" w:rsidR="00B614F6" w:rsidRPr="007A07A9" w:rsidRDefault="00B614F6" w:rsidP="009821F1">
      <w:r w:rsidRPr="007A07A9">
        <w:rPr>
          <w:rFonts w:ascii="Aptos" w:eastAsia="Aptos" w:hAnsi="Aptos" w:cs="Aptos"/>
          <w:b/>
          <w:bCs/>
        </w:rPr>
        <w:t>Includes:</w:t>
      </w:r>
      <w:r w:rsidRPr="007A07A9">
        <w:rPr>
          <w:rFonts w:ascii="Aptos" w:eastAsia="Aptos" w:hAnsi="Aptos" w:cs="Aptos"/>
        </w:rPr>
        <w:t xml:space="preserve"> reports, datasets, code, presentations, workshop materials.</w:t>
      </w:r>
    </w:p>
    <w:p w14:paraId="1C72995F" w14:textId="77777777" w:rsidR="00B614F6" w:rsidRPr="007A07A9" w:rsidRDefault="00B614F6" w:rsidP="009821F1">
      <w:r w:rsidRPr="007A07A9">
        <w:rPr>
          <w:rFonts w:ascii="Aptos" w:eastAsia="Aptos" w:hAnsi="Aptos" w:cs="Aptos"/>
          <w:b/>
          <w:bCs/>
        </w:rPr>
        <w:t>Why:</w:t>
      </w:r>
    </w:p>
    <w:p w14:paraId="7372910C" w14:textId="77777777" w:rsidR="00B614F6" w:rsidRPr="009821F1" w:rsidRDefault="00B614F6" w:rsidP="009821F1">
      <w:pPr>
        <w:pStyle w:val="ListParagraph"/>
      </w:pPr>
      <w:r w:rsidRPr="009821F1">
        <w:t>DOI assignment</w:t>
      </w:r>
    </w:p>
    <w:p w14:paraId="0D337AC4" w14:textId="77777777" w:rsidR="00B614F6" w:rsidRPr="009821F1" w:rsidRDefault="00B614F6" w:rsidP="009821F1">
      <w:pPr>
        <w:pStyle w:val="ListParagraph"/>
      </w:pPr>
      <w:r w:rsidRPr="009821F1">
        <w:t>Open access preservation</w:t>
      </w:r>
    </w:p>
    <w:p w14:paraId="297B4DFD" w14:textId="1B7F09A2" w:rsidR="00424400" w:rsidRDefault="00B614F6" w:rsidP="009821F1">
      <w:pPr>
        <w:pStyle w:val="ListParagraph"/>
      </w:pPr>
      <w:r w:rsidRPr="009821F1">
        <w:lastRenderedPageBreak/>
        <w:t>Citation tracking</w:t>
      </w:r>
    </w:p>
    <w:p w14:paraId="14E97A12" w14:textId="77777777" w:rsidR="00237C57" w:rsidRPr="00B32225" w:rsidRDefault="00237C57" w:rsidP="009821F1">
      <w:pPr>
        <w:pStyle w:val="Heading1"/>
      </w:pPr>
      <w:bookmarkStart w:id="10" w:name="_Toc226641852"/>
      <w:r w:rsidRPr="00B32225">
        <w:t>4. Project Websites</w:t>
      </w:r>
      <w:bookmarkEnd w:id="10"/>
    </w:p>
    <w:p w14:paraId="5BFCB936" w14:textId="77777777" w:rsidR="00237C57" w:rsidRPr="00237C57" w:rsidRDefault="00237C57" w:rsidP="009821F1">
      <w:r w:rsidRPr="00237C57">
        <w:t>Project websites must:</w:t>
      </w:r>
    </w:p>
    <w:p w14:paraId="095A410F" w14:textId="77777777" w:rsidR="00237C57" w:rsidRPr="009821F1" w:rsidRDefault="00237C57" w:rsidP="009821F1">
      <w:pPr>
        <w:pStyle w:val="ListParagraph"/>
      </w:pPr>
      <w:r w:rsidRPr="009821F1">
        <w:t>Acknowledge DisCouRSE Network+ funding</w:t>
      </w:r>
    </w:p>
    <w:p w14:paraId="667E9A43" w14:textId="77777777" w:rsidR="00237C57" w:rsidRPr="009821F1" w:rsidRDefault="00237C57" w:rsidP="009821F1">
      <w:pPr>
        <w:pStyle w:val="ListParagraph"/>
      </w:pPr>
      <w:r w:rsidRPr="009821F1">
        <w:t>Link to the network website</w:t>
      </w:r>
    </w:p>
    <w:p w14:paraId="487E38DC" w14:textId="31CB2A2F" w:rsidR="00B32225" w:rsidRPr="00237C57" w:rsidRDefault="00237C57" w:rsidP="001D4DBC">
      <w:pPr>
        <w:ind w:left="357"/>
        <w:sectPr w:rsidR="00B32225" w:rsidRPr="00237C57" w:rsidSect="00E70A69">
          <w:type w:val="continuous"/>
          <w:pgSz w:w="11906" w:h="16838"/>
          <w:pgMar w:top="1021" w:right="1021" w:bottom="1021" w:left="1021" w:header="907" w:footer="907" w:gutter="0"/>
          <w:cols w:space="708"/>
          <w:titlePg/>
          <w:docGrid w:linePitch="360"/>
        </w:sectPr>
      </w:pPr>
      <w:r w:rsidRPr="009821F1">
        <w:rPr>
          <w:color w:val="auto"/>
        </w:rPr>
        <w:t>Display the logo (if possible)</w:t>
      </w:r>
    </w:p>
    <w:p w14:paraId="5510ECC2" w14:textId="1DB32F39" w:rsidR="00424400" w:rsidRDefault="00424400" w:rsidP="00271D22"/>
    <w:p w14:paraId="3B9CEF21" w14:textId="77777777" w:rsidR="00CA0F95" w:rsidRPr="00B32225" w:rsidRDefault="00CA0F95" w:rsidP="009821F1">
      <w:pPr>
        <w:pStyle w:val="Heading1"/>
      </w:pPr>
      <w:bookmarkStart w:id="11" w:name="_Toc226641853"/>
      <w:r w:rsidRPr="00B32225">
        <w:t>5. Events &amp; Workshops</w:t>
      </w:r>
      <w:bookmarkEnd w:id="11"/>
    </w:p>
    <w:p w14:paraId="0E8EAC05" w14:textId="648B397F" w:rsidR="00CA0F95" w:rsidRPr="00CA0F95" w:rsidRDefault="00CA0F95" w:rsidP="00542498">
      <w:pPr>
        <w:tabs>
          <w:tab w:val="left" w:pos="8930"/>
        </w:tabs>
      </w:pPr>
      <w:r w:rsidRPr="00CA0F95">
        <w:t>For funded events:</w:t>
      </w:r>
      <w:r w:rsidR="00542498">
        <w:tab/>
      </w:r>
    </w:p>
    <w:p w14:paraId="1269E5EE" w14:textId="77777777" w:rsidR="00CA0F95" w:rsidRPr="009821F1" w:rsidRDefault="00CA0F95" w:rsidP="009821F1">
      <w:pPr>
        <w:pStyle w:val="ListParagraph"/>
      </w:pPr>
      <w:r w:rsidRPr="009821F1">
        <w:t>Include DisCouRSE logo on materials</w:t>
      </w:r>
    </w:p>
    <w:p w14:paraId="03A69216" w14:textId="77777777" w:rsidR="00CA0F95" w:rsidRPr="009821F1" w:rsidRDefault="00CA0F95" w:rsidP="009821F1">
      <w:pPr>
        <w:pStyle w:val="ListParagraph"/>
      </w:pPr>
      <w:r w:rsidRPr="009821F1">
        <w:t>Acknowledge funding verbally and on slides</w:t>
      </w:r>
    </w:p>
    <w:p w14:paraId="283F196E" w14:textId="77777777" w:rsidR="00CA0F95" w:rsidRPr="009821F1" w:rsidRDefault="00CA0F95" w:rsidP="009821F1">
      <w:pPr>
        <w:pStyle w:val="ListParagraph"/>
      </w:pPr>
      <w:r w:rsidRPr="009821F1">
        <w:t>Share outcomes on social media</w:t>
      </w:r>
    </w:p>
    <w:p w14:paraId="17BF56B9" w14:textId="77777777" w:rsidR="00CA0F95" w:rsidRPr="009821F1" w:rsidRDefault="00CA0F95" w:rsidP="009821F1">
      <w:pPr>
        <w:pStyle w:val="ListParagraph"/>
      </w:pPr>
      <w:r w:rsidRPr="009821F1">
        <w:t xml:space="preserve">Upload materials to </w:t>
      </w:r>
      <w:proofErr w:type="spellStart"/>
      <w:r w:rsidRPr="009821F1">
        <w:t>Zenodo</w:t>
      </w:r>
      <w:proofErr w:type="spellEnd"/>
    </w:p>
    <w:p w14:paraId="3CDAEAA6" w14:textId="77777777" w:rsidR="0064175F" w:rsidRDefault="0064175F" w:rsidP="0064175F">
      <w:pPr>
        <w:spacing w:after="0" w:line="276" w:lineRule="auto"/>
        <w:rPr>
          <w:rFonts w:ascii="Aptos" w:eastAsia="Aptos" w:hAnsi="Aptos" w:cs="Aptos"/>
          <w:sz w:val="32"/>
          <w:szCs w:val="32"/>
        </w:rPr>
      </w:pPr>
    </w:p>
    <w:p w14:paraId="11490080" w14:textId="339AA73F" w:rsidR="0064175F" w:rsidRPr="00B32225" w:rsidRDefault="00C25B37" w:rsidP="009821F1">
      <w:pPr>
        <w:pStyle w:val="Heading1"/>
      </w:pPr>
      <w:bookmarkStart w:id="12" w:name="_Toc226641854"/>
      <w:r w:rsidRPr="00B32225">
        <w:t>6</w:t>
      </w:r>
      <w:r w:rsidR="0064175F" w:rsidRPr="00B32225">
        <w:t>. Media &amp; Press</w:t>
      </w:r>
      <w:bookmarkEnd w:id="12"/>
    </w:p>
    <w:p w14:paraId="38A4D850" w14:textId="77777777" w:rsidR="0064175F" w:rsidRPr="009821F1" w:rsidRDefault="0064175F" w:rsidP="009821F1">
      <w:pPr>
        <w:pStyle w:val="ListParagraph"/>
      </w:pPr>
      <w:r w:rsidRPr="009821F1">
        <w:t>Acknowledge DisCouRSE Network+ funding</w:t>
      </w:r>
    </w:p>
    <w:p w14:paraId="270B362D" w14:textId="77777777" w:rsidR="0064175F" w:rsidRPr="009821F1" w:rsidRDefault="0064175F" w:rsidP="009821F1">
      <w:pPr>
        <w:pStyle w:val="ListParagraph"/>
      </w:pPr>
      <w:r w:rsidRPr="009821F1">
        <w:t>Inform the team of upcoming coverage</w:t>
      </w:r>
    </w:p>
    <w:p w14:paraId="742A3044" w14:textId="77777777" w:rsidR="0064175F" w:rsidRPr="009821F1" w:rsidRDefault="0064175F" w:rsidP="009821F1">
      <w:pPr>
        <w:pStyle w:val="ListParagraph"/>
      </w:pPr>
      <w:r w:rsidRPr="009821F1">
        <w:t>Share links once published</w:t>
      </w:r>
    </w:p>
    <w:p w14:paraId="118A8B54" w14:textId="77777777" w:rsidR="0064175F" w:rsidRPr="00C25B37" w:rsidRDefault="0064175F" w:rsidP="009821F1">
      <w:pPr>
        <w:spacing w:line="276" w:lineRule="auto"/>
        <w:rPr>
          <w:sz w:val="32"/>
          <w:szCs w:val="32"/>
        </w:rPr>
      </w:pPr>
    </w:p>
    <w:p w14:paraId="0B0FDB47" w14:textId="0C3D8F03" w:rsidR="0064175F" w:rsidRPr="00B32225" w:rsidRDefault="00C25B37" w:rsidP="009821F1">
      <w:pPr>
        <w:pStyle w:val="Heading1"/>
      </w:pPr>
      <w:bookmarkStart w:id="13" w:name="_Toc226641855"/>
      <w:r w:rsidRPr="00B32225">
        <w:t>7</w:t>
      </w:r>
      <w:r w:rsidR="0064175F" w:rsidRPr="00B32225">
        <w:t>. Visual Identity</w:t>
      </w:r>
      <w:bookmarkEnd w:id="13"/>
    </w:p>
    <w:p w14:paraId="333BCFA0" w14:textId="1696F744" w:rsidR="0064175F" w:rsidRDefault="0064175F" w:rsidP="009821F1">
      <w:pPr>
        <w:rPr>
          <w:ins w:id="14" w:author="Rachel McKenzie" w:date="2026-04-29T14:01:00Z" w16du:dateUtc="2026-04-29T13:01:00Z"/>
        </w:rPr>
      </w:pPr>
      <w:r w:rsidRPr="135F64D2">
        <w:t>For logos, templates, or branding support, contact:</w:t>
      </w:r>
      <w:r w:rsidRPr="00FD0752">
        <w:t xml:space="preserve"> </w:t>
      </w:r>
      <w:hyperlink r:id="rId20">
        <w:r w:rsidRPr="009821F1">
          <w:rPr>
            <w:rStyle w:val="Hyperlink"/>
            <w:rFonts w:eastAsia="Aptos" w:cs="Aptos"/>
            <w:b/>
            <w:bCs/>
          </w:rPr>
          <w:t>arc.discourse@ucl.ac.uk</w:t>
        </w:r>
      </w:hyperlink>
    </w:p>
    <w:p w14:paraId="0148A285" w14:textId="77777777" w:rsidR="001D4DBC" w:rsidRDefault="001D4DBC" w:rsidP="009821F1">
      <w:pPr>
        <w:rPr>
          <w:ins w:id="15" w:author="Rachel McKenzie" w:date="2026-04-29T14:01:00Z" w16du:dateUtc="2026-04-29T13:01:00Z"/>
        </w:rPr>
      </w:pPr>
    </w:p>
    <w:p w14:paraId="632C0C8C" w14:textId="77777777" w:rsidR="001D4DBC" w:rsidRDefault="001D4DBC" w:rsidP="009821F1">
      <w:pPr>
        <w:rPr>
          <w:ins w:id="16" w:author="Rachel McKenzie" w:date="2026-04-29T14:01:00Z" w16du:dateUtc="2026-04-29T13:01:00Z"/>
        </w:rPr>
      </w:pPr>
    </w:p>
    <w:p w14:paraId="2C953944" w14:textId="77777777" w:rsidR="001D4DBC" w:rsidRPr="00C25B37" w:rsidRDefault="001D4DBC" w:rsidP="009821F1">
      <w:pPr>
        <w:rPr>
          <w:sz w:val="32"/>
          <w:szCs w:val="32"/>
        </w:rPr>
      </w:pPr>
    </w:p>
    <w:p w14:paraId="18990A1D" w14:textId="24332D4E" w:rsidR="0064175F" w:rsidRPr="00B32225" w:rsidRDefault="00C25B37" w:rsidP="009821F1">
      <w:pPr>
        <w:pStyle w:val="Heading1"/>
      </w:pPr>
      <w:bookmarkStart w:id="17" w:name="_Toc226641856"/>
      <w:r w:rsidRPr="00B32225">
        <w:t>8</w:t>
      </w:r>
      <w:r w:rsidR="0064175F" w:rsidRPr="00B32225">
        <w:t>. Checklist</w:t>
      </w:r>
      <w:bookmarkEnd w:id="17"/>
    </w:p>
    <w:p w14:paraId="4225BDF9" w14:textId="77777777" w:rsidR="0064175F" w:rsidRPr="00C25B37" w:rsidRDefault="0064175F" w:rsidP="009821F1">
      <w:r w:rsidRPr="00C25B37">
        <w:t>Before publishing, confirm:</w:t>
      </w:r>
    </w:p>
    <w:p w14:paraId="4751341C" w14:textId="0E183B96" w:rsidR="0064175F" w:rsidRPr="00FD0752" w:rsidRDefault="0064175F" w:rsidP="009821F1">
      <w:r w:rsidRPr="00C25B37">
        <w:t>☐ Funding acknowledged</w:t>
      </w:r>
      <w:r w:rsidRPr="00C25B37">
        <w:br/>
        <w:t>☐ Social media tag(s) included</w:t>
      </w:r>
      <w:r w:rsidRPr="00C25B37">
        <w:br/>
        <w:t>☐ Website link added</w:t>
      </w:r>
      <w:r w:rsidRPr="00C25B37">
        <w:br/>
      </w:r>
      <w:r w:rsidRPr="00C25B37">
        <w:lastRenderedPageBreak/>
        <w:t xml:space="preserve">☐ Output uploaded to </w:t>
      </w:r>
      <w:proofErr w:type="spellStart"/>
      <w:r w:rsidRPr="00C25B37">
        <w:t>Zenodo</w:t>
      </w:r>
      <w:proofErr w:type="spellEnd"/>
      <w:r w:rsidRPr="00C25B37">
        <w:t xml:space="preserve"> (if applicable)</w:t>
      </w:r>
      <w:r w:rsidRPr="00C25B37">
        <w:br/>
        <w:t xml:space="preserve">☐ Network informed via project reports or emailing </w:t>
      </w:r>
      <w:hyperlink r:id="rId21" w:history="1">
        <w:r w:rsidR="001662DA" w:rsidRPr="009821F1">
          <w:rPr>
            <w:rStyle w:val="Hyperlink"/>
            <w:rFonts w:eastAsia="Aptos" w:cs="Aptos"/>
          </w:rPr>
          <w:t>arc.discourse@ucl.ac.uk</w:t>
        </w:r>
      </w:hyperlink>
    </w:p>
    <w:p w14:paraId="66007BDE" w14:textId="77777777" w:rsidR="00CA0F95" w:rsidRPr="00CA0F95" w:rsidRDefault="00CA0F95" w:rsidP="00271D22">
      <w:pPr>
        <w:rPr>
          <w:sz w:val="32"/>
          <w:szCs w:val="32"/>
        </w:rPr>
      </w:pPr>
    </w:p>
    <w:sectPr w:rsidR="00CA0F95" w:rsidRPr="00CA0F95" w:rsidSect="00E70A69">
      <w:type w:val="continuous"/>
      <w:pgSz w:w="11906" w:h="16838"/>
      <w:pgMar w:top="1021" w:right="1021" w:bottom="1021" w:left="1021" w:header="907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32CE" w14:textId="77777777" w:rsidR="006542C9" w:rsidRDefault="006542C9" w:rsidP="00271D22">
      <w:r>
        <w:separator/>
      </w:r>
    </w:p>
  </w:endnote>
  <w:endnote w:type="continuationSeparator" w:id="0">
    <w:p w14:paraId="4E1CFFE4" w14:textId="77777777" w:rsidR="006542C9" w:rsidRDefault="006542C9" w:rsidP="00271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84C38B2-C928-4B31-A384-11AAD47EF133}"/>
    <w:embedBold r:id="rId2" w:fontKey="{3999911F-105F-4946-826A-DB08A61C5D1D}"/>
    <w:embedItalic r:id="rId3" w:fontKey="{BFEDABC6-410E-4961-9F0A-C321CDEB77B3}"/>
    <w:embedBoldItalic r:id="rId4" w:fontKey="{8FAC4F5D-058F-451E-8ED9-5F1B526C541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5A344F2-7E23-49C0-89BC-45D3CC8ED81B}"/>
    <w:embedBold r:id="rId6" w:fontKey="{30E90BE0-D41F-4F31-A3EF-6B5D8D2BF779}"/>
  </w:font>
  <w:font w:name="UCL Sans">
    <w:altName w:val="Calibri"/>
    <w:charset w:val="4D"/>
    <w:family w:val="auto"/>
    <w:pitch w:val="variable"/>
    <w:sig w:usb0="8000002F" w:usb1="5000205B" w:usb2="00000000" w:usb3="00000000" w:csb0="00000093" w:csb1="00000000"/>
    <w:embedRegular r:id="rId7" w:fontKey="{F96E194C-F934-4F0B-96D4-E20E8E3708F1}"/>
    <w:embedBold r:id="rId8" w:fontKey="{CECF28AD-2A01-4862-87F7-9FFA93089FE8}"/>
    <w:embedItalic r:id="rId9" w:fontKey="{CAD73320-B883-44BE-A102-A992435760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76757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F8B2716" w14:textId="3129EF4F" w:rsidR="00630379" w:rsidRDefault="006303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0619D8" w14:textId="5D624F03" w:rsidR="00424400" w:rsidRDefault="00424400" w:rsidP="00630379">
    <w:pPr>
      <w:pStyle w:val="Footer"/>
      <w:ind w:right="360"/>
      <w:rPr>
        <w:rStyle w:val="PageNumber"/>
      </w:rPr>
    </w:pPr>
  </w:p>
  <w:p w14:paraId="14A5A632" w14:textId="77777777" w:rsidR="00424400" w:rsidRDefault="00424400" w:rsidP="006303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2154" w14:textId="77777777" w:rsidR="00630379" w:rsidRDefault="00630379" w:rsidP="00630379">
    <w:pPr>
      <w:pStyle w:val="Smalltext"/>
      <w:ind w:right="360"/>
      <w:rPr>
        <w:rStyle w:val="PageNumber"/>
      </w:rPr>
    </w:pPr>
  </w:p>
  <w:sdt>
    <w:sdtPr>
      <w:rPr>
        <w:rStyle w:val="PageNumber"/>
      </w:rPr>
      <w:id w:val="-4086220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B439FE" w14:textId="77777777" w:rsidR="00630379" w:rsidRDefault="00630379" w:rsidP="00630379">
        <w:pPr>
          <w:pStyle w:val="Footer"/>
          <w:framePr w:wrap="none" w:vAnchor="text" w:hAnchor="margin" w:xAlign="right" w:y="309"/>
          <w:rPr>
            <w:rStyle w:val="PageNumber"/>
          </w:rPr>
        </w:pPr>
        <w:r w:rsidRPr="00630379">
          <w:rPr>
            <w:rStyle w:val="Strong"/>
          </w:rPr>
          <w:fldChar w:fldCharType="begin"/>
        </w:r>
        <w:r w:rsidRPr="00630379">
          <w:rPr>
            <w:rStyle w:val="Strong"/>
          </w:rPr>
          <w:instrText xml:space="preserve"> PAGE </w:instrText>
        </w:r>
        <w:r w:rsidRPr="00630379">
          <w:rPr>
            <w:rStyle w:val="Strong"/>
          </w:rPr>
          <w:fldChar w:fldCharType="separate"/>
        </w:r>
        <w:r w:rsidRPr="00630379">
          <w:rPr>
            <w:rStyle w:val="Strong"/>
          </w:rPr>
          <w:t>2</w:t>
        </w:r>
        <w:r w:rsidRPr="00630379">
          <w:rPr>
            <w:rStyle w:val="Strong"/>
          </w:rPr>
          <w:fldChar w:fldCharType="end"/>
        </w:r>
      </w:p>
    </w:sdtContent>
  </w:sdt>
  <w:sdt>
    <w:sdtPr>
      <w:rPr>
        <w:rStyle w:val="PageNumber"/>
        <w:color w:val="411F66" w:themeColor="text2"/>
        <w:szCs w:val="24"/>
      </w:rPr>
      <w:id w:val="-1958507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54E50C0" w14:textId="48ECF5CF" w:rsidR="00424400" w:rsidRDefault="00424400" w:rsidP="00271D22">
        <w:pPr>
          <w:pStyle w:val="Smalltext"/>
          <w:rPr>
            <w:rStyle w:val="PageNumber"/>
          </w:rPr>
        </w:pPr>
      </w:p>
      <w:p w14:paraId="4BF70CE8" w14:textId="582D2D83" w:rsidR="00424400" w:rsidRPr="00DC4B1D" w:rsidRDefault="00E01503" w:rsidP="00630379">
        <w:pPr>
          <w:pStyle w:val="Footer"/>
        </w:pPr>
        <w:sdt>
          <w:sdtPr>
            <w:rPr>
              <w:rStyle w:val="PageNumber"/>
            </w:rPr>
            <w:id w:val="-1018309539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</w:rPr>
          </w:sdtEndPr>
          <w:sdtContent/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98EA" w14:textId="3BE138A6" w:rsidR="00D70515" w:rsidRDefault="00D70515" w:rsidP="00630379">
    <w:pPr>
      <w:pStyle w:val="Footer"/>
    </w:pPr>
  </w:p>
  <w:p w14:paraId="4140A092" w14:textId="364F4712" w:rsidR="00DA3B63" w:rsidRDefault="00DA3B63" w:rsidP="00630379">
    <w:pPr>
      <w:pStyle w:val="Footer"/>
    </w:pPr>
  </w:p>
  <w:p w14:paraId="6CB2DB69" w14:textId="1A663BF5" w:rsidR="00D70515" w:rsidRDefault="00DC4B1D" w:rsidP="0063037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3B24A2" wp14:editId="76488AE1">
              <wp:simplePos x="0" y="0"/>
              <wp:positionH relativeFrom="column">
                <wp:posOffset>-359410</wp:posOffset>
              </wp:positionH>
              <wp:positionV relativeFrom="paragraph">
                <wp:posOffset>78105</wp:posOffset>
              </wp:positionV>
              <wp:extent cx="6922135" cy="287655"/>
              <wp:effectExtent l="0" t="0" r="0" b="4445"/>
              <wp:wrapNone/>
              <wp:docPr id="1639302365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2135" cy="287655"/>
                        <a:chOff x="0" y="0"/>
                        <a:chExt cx="6922168" cy="288000"/>
                      </a:xfrm>
                    </wpg:grpSpPr>
                    <wps:wsp>
                      <wps:cNvPr id="351873005" name="Rectangle 1"/>
                      <wps:cNvSpPr/>
                      <wps:spPr>
                        <a:xfrm>
                          <a:off x="0" y="0"/>
                          <a:ext cx="43200" cy="288000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6670720" name="Rectangle 1"/>
                      <wps:cNvSpPr/>
                      <wps:spPr>
                        <a:xfrm>
                          <a:off x="312401" y="0"/>
                          <a:ext cx="6609767" cy="288000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9CC31" w14:textId="1C9D4543" w:rsidR="009A20C4" w:rsidRPr="00271D22" w:rsidRDefault="009A20C4" w:rsidP="00271D22">
                            <w:pPr>
                              <w:pStyle w:val="Smalltext"/>
                              <w:rPr>
                                <w:color w:val="FAFAFA" w:themeColor="background1"/>
                              </w:rPr>
                            </w:pPr>
                            <w:r w:rsidRPr="00271D22">
                              <w:rPr>
                                <w:color w:val="FAFAFA" w:themeColor="background1"/>
                              </w:rPr>
                              <w:t>ucl.ac.uk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612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3002516" name="Rectangle 1"/>
                      <wps:cNvSpPr/>
                      <wps:spPr>
                        <a:xfrm>
                          <a:off x="134620" y="0"/>
                          <a:ext cx="86360" cy="287655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E3B24A2" id="Group 4" o:spid="_x0000_s1026" style="position:absolute;margin-left:-28.3pt;margin-top:6.15pt;width:545.05pt;height:22.65pt;z-index:251658240;mso-width-relative:margin" coordsize="69221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">
              <v:rect id="Rectangle 1" o:spid="_x0000_s1027" style="position:absolute;width:432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" fillcolor="#993bff" stroked="f" strokeweight="1.5pt"/>
              <v:rect id="Rectangle 1" o:spid="_x0000_s1028" style="position:absolute;left:3124;width:66097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" fillcolor="#993bff" stroked="f" strokeweight="1.5pt">
                <v:textbox inset=",1.7mm">
                  <w:txbxContent>
                    <w:p w14:paraId="6379CC31" w14:textId="1C9D4543" w:rsidR="009A20C4" w:rsidRPr="00271D22" w:rsidRDefault="009A20C4" w:rsidP="00271D22">
                      <w:pPr>
                        <w:pStyle w:val="Smalltext"/>
                        <w:rPr>
                          <w:color w:val="FAFAFA" w:themeColor="background1"/>
                        </w:rPr>
                      </w:pPr>
                      <w:r w:rsidRPr="00271D22">
                        <w:rPr>
                          <w:color w:val="FAFAFA" w:themeColor="background1"/>
                        </w:rPr>
                        <w:t>ucl.ac.uk</w:t>
                      </w:r>
                    </w:p>
                  </w:txbxContent>
                </v:textbox>
              </v:rect>
              <v:rect id="Rectangle 1" o:spid="_x0000_s1029" style="position:absolute;left:1346;width:863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" fillcolor="#993bff" stroked="f" strokeweight="1.5pt"/>
            </v:group>
          </w:pict>
        </mc:Fallback>
      </mc:AlternateContent>
    </w:r>
  </w:p>
  <w:p w14:paraId="1CF00030" w14:textId="660F5DFE" w:rsidR="00D70515" w:rsidRPr="00D70515" w:rsidRDefault="00D70515" w:rsidP="00630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5A1E" w14:textId="77777777" w:rsidR="006542C9" w:rsidRPr="00C34FB5" w:rsidRDefault="006542C9" w:rsidP="00271D22">
      <w:pPr>
        <w:rPr>
          <w:color w:val="BA82FF" w:themeColor="accent2"/>
        </w:rPr>
      </w:pPr>
      <w:r w:rsidRPr="00C34FB5">
        <w:rPr>
          <w:color w:val="BA82FF" w:themeColor="accent2"/>
        </w:rPr>
        <w:separator/>
      </w:r>
    </w:p>
  </w:footnote>
  <w:footnote w:type="continuationSeparator" w:id="0">
    <w:p w14:paraId="765E0BD1" w14:textId="77777777" w:rsidR="006542C9" w:rsidRDefault="006542C9" w:rsidP="00271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6B5C" w14:textId="3BE7BD39" w:rsidR="00D70515" w:rsidRDefault="00424400" w:rsidP="00630379">
    <w:pPr>
      <w:pStyle w:val="Header"/>
    </w:pPr>
    <w:r>
      <w:rPr>
        <w:noProof/>
      </w:rPr>
      <w:drawing>
        <wp:inline distT="0" distB="0" distL="0" distR="0" wp14:anchorId="1CB451E5" wp14:editId="585B223F">
          <wp:extent cx="1154302" cy="324000"/>
          <wp:effectExtent l="0" t="0" r="1905" b="6350"/>
          <wp:docPr id="1816605973" name="Picture 1" descr="UC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415858" name="Picture 1" descr="UCL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4302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C71231" w14:textId="77777777" w:rsidR="00424400" w:rsidRDefault="00424400" w:rsidP="00630379">
    <w:pPr>
      <w:pStyle w:val="Header"/>
    </w:pPr>
  </w:p>
  <w:p w14:paraId="348E1BA7" w14:textId="77777777" w:rsidR="00424400" w:rsidRDefault="00424400" w:rsidP="00630379">
    <w:pPr>
      <w:pStyle w:val="Header"/>
    </w:pPr>
  </w:p>
  <w:p w14:paraId="5B68312C" w14:textId="2C097480" w:rsidR="00D70515" w:rsidRDefault="00D70515" w:rsidP="00630379">
    <w:pPr>
      <w:pStyle w:val="Header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E52F" w14:textId="068A341D" w:rsidR="00BC4631" w:rsidRDefault="00BC4631">
    <w:r>
      <w:rPr>
        <w:noProof/>
      </w:rPr>
      <w:drawing>
        <wp:anchor distT="0" distB="0" distL="114300" distR="114300" simplePos="0" relativeHeight="251658241" behindDoc="1" locked="0" layoutInCell="1" allowOverlap="1" wp14:anchorId="7EFDEFB5" wp14:editId="4A5986B9">
          <wp:simplePos x="0" y="0"/>
          <wp:positionH relativeFrom="page">
            <wp:posOffset>5607685</wp:posOffset>
          </wp:positionH>
          <wp:positionV relativeFrom="paragraph">
            <wp:posOffset>-463550</wp:posOffset>
          </wp:positionV>
          <wp:extent cx="1905635" cy="1028700"/>
          <wp:effectExtent l="0" t="0" r="0" b="0"/>
          <wp:wrapTight wrapText="bothSides">
            <wp:wrapPolygon edited="0">
              <wp:start x="0" y="0"/>
              <wp:lineTo x="0" y="21200"/>
              <wp:lineTo x="21377" y="21200"/>
              <wp:lineTo x="21377" y="0"/>
              <wp:lineTo x="0" y="0"/>
            </wp:wrapPolygon>
          </wp:wrapTight>
          <wp:docPr id="9263685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63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2"/>
      <w:gridCol w:w="4253"/>
    </w:tblGrid>
    <w:tr w:rsidR="00D70515" w14:paraId="5AADC01D" w14:textId="77777777" w:rsidTr="00C808FA">
      <w:tc>
        <w:tcPr>
          <w:tcW w:w="5392" w:type="dxa"/>
        </w:tcPr>
        <w:p w14:paraId="1E1F671C" w14:textId="7DA86E63" w:rsidR="00D70515" w:rsidRDefault="00C40130" w:rsidP="00630379">
          <w:pPr>
            <w:pStyle w:val="Footer"/>
          </w:pPr>
          <w:r>
            <w:rPr>
              <w:noProof/>
            </w:rPr>
            <w:drawing>
              <wp:inline distT="0" distB="0" distL="0" distR="0" wp14:anchorId="48FEA334" wp14:editId="523B0B40">
                <wp:extent cx="1855075" cy="520700"/>
                <wp:effectExtent l="0" t="0" r="0" b="0"/>
                <wp:docPr id="1592235831" name="Picture 1" descr="UCL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796428" name="Picture 1" descr="UCL Logo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9329" cy="521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519F1">
            <w:rPr>
              <w:noProof/>
            </w:rPr>
            <w:t xml:space="preserve"> </w:t>
          </w:r>
          <w:r w:rsidR="00F519F1">
            <w:rPr>
              <w:noProof/>
            </w:rPr>
            <mc:AlternateContent>
              <mc:Choice Requires="wps">
                <w:drawing>
                  <wp:inline distT="0" distB="0" distL="0" distR="0" wp14:anchorId="7D35410B" wp14:editId="7F0D3FAC">
                    <wp:extent cx="304800" cy="304800"/>
                    <wp:effectExtent l="0" t="0" r="0" b="0"/>
                    <wp:docPr id="763846308" name="AutoShape 2" descr="Developing a Community of Leaders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8DBBFEE" id="AutoShape 2" o:spid="_x0000_s1026" alt="Developing a Community of Lead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4253" w:type="dxa"/>
        </w:tcPr>
        <w:p w14:paraId="6C6ADD03" w14:textId="1BDD5BF3" w:rsidR="00D70515" w:rsidRPr="00AC3C5E" w:rsidRDefault="00D70515" w:rsidP="00AC3C5E">
          <w:pPr>
            <w:pStyle w:val="Header"/>
            <w:rPr>
              <w:rStyle w:val="Strong"/>
              <w:b/>
              <w:bCs w:val="0"/>
              <w:sz w:val="21"/>
            </w:rPr>
          </w:pPr>
        </w:p>
      </w:tc>
    </w:tr>
  </w:tbl>
  <w:p w14:paraId="307A9289" w14:textId="61BE8E6F" w:rsidR="00D70515" w:rsidRDefault="00D70515" w:rsidP="00630379">
    <w:pPr>
      <w:pStyle w:val="Header"/>
    </w:pPr>
  </w:p>
  <w:p w14:paraId="17D81CC0" w14:textId="0081D7BD" w:rsidR="00D70515" w:rsidRDefault="00D70515" w:rsidP="00630379">
    <w:pPr>
      <w:pStyle w:val="Header"/>
    </w:pPr>
  </w:p>
  <w:p w14:paraId="7C8D51DC" w14:textId="539EAD0A" w:rsidR="00DA3B63" w:rsidRDefault="00DA3B63" w:rsidP="00630379">
    <w:pPr>
      <w:pStyle w:val="Header"/>
    </w:pPr>
  </w:p>
  <w:p w14:paraId="3503B48D" w14:textId="60D80598" w:rsidR="009A20C4" w:rsidRDefault="009A20C4" w:rsidP="00630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005AF73E"/>
    <w:lvl w:ilvl="0">
      <w:start w:val="1"/>
      <w:numFmt w:val="bullet"/>
      <w:pStyle w:val="ListBullet3"/>
      <w:lvlText w:val=""/>
      <w:lvlJc w:val="left"/>
      <w:pPr>
        <w:ind w:left="926" w:hanging="360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2EC3428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  <w:color w:val="auto"/>
      </w:rPr>
    </w:lvl>
  </w:abstractNum>
  <w:abstractNum w:abstractNumId="2" w15:restartNumberingAfterBreak="0">
    <w:nsid w:val="FFFFFF89"/>
    <w:multiLevelType w:val="singleLevel"/>
    <w:tmpl w:val="670E124C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3" w15:restartNumberingAfterBreak="0">
    <w:nsid w:val="032A1333"/>
    <w:multiLevelType w:val="hybridMultilevel"/>
    <w:tmpl w:val="240C6C60"/>
    <w:lvl w:ilvl="0" w:tplc="56460CA6">
      <w:start w:val="1"/>
      <w:numFmt w:val="bullet"/>
      <w:pStyle w:val="ListParagraph"/>
      <w:lvlText w:val=""/>
      <w:lvlJc w:val="left"/>
      <w:pPr>
        <w:ind w:left="717" w:hanging="360"/>
      </w:pPr>
      <w:rPr>
        <w:rFonts w:ascii="Symbol" w:hAnsi="Symbol" w:hint="default"/>
        <w:color w:val="411F66" w:themeColor="text2"/>
      </w:rPr>
    </w:lvl>
    <w:lvl w:ilvl="1" w:tplc="8E028AE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411F66" w:themeColor="tex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051D6"/>
    <w:multiLevelType w:val="hybridMultilevel"/>
    <w:tmpl w:val="4142EB2A"/>
    <w:lvl w:ilvl="0" w:tplc="34E82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04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368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0E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6D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A0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AB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0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C9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31B71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6256269"/>
    <w:multiLevelType w:val="hybridMultilevel"/>
    <w:tmpl w:val="CBB21D4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1899C"/>
    <w:multiLevelType w:val="hybridMultilevel"/>
    <w:tmpl w:val="4AD89856"/>
    <w:lvl w:ilvl="0" w:tplc="97284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2E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A1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B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0E5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445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CB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4D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E2D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09A24"/>
    <w:multiLevelType w:val="hybridMultilevel"/>
    <w:tmpl w:val="437A0BAA"/>
    <w:lvl w:ilvl="0" w:tplc="EFC87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83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C7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88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AC1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63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2A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0F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E8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FDDD3"/>
    <w:multiLevelType w:val="hybridMultilevel"/>
    <w:tmpl w:val="0B484E6E"/>
    <w:lvl w:ilvl="0" w:tplc="48147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A3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C41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49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5C3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6E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26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6C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62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2482D"/>
    <w:multiLevelType w:val="hybridMultilevel"/>
    <w:tmpl w:val="6A828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EDD2F"/>
    <w:multiLevelType w:val="hybridMultilevel"/>
    <w:tmpl w:val="504AB748"/>
    <w:lvl w:ilvl="0" w:tplc="F1DC3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07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68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E0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4B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CD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E6C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ECD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C4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88327">
    <w:abstractNumId w:val="10"/>
  </w:num>
  <w:num w:numId="2" w16cid:durableId="387655824">
    <w:abstractNumId w:val="6"/>
  </w:num>
  <w:num w:numId="3" w16cid:durableId="1171523645">
    <w:abstractNumId w:val="3"/>
  </w:num>
  <w:num w:numId="4" w16cid:durableId="1620722386">
    <w:abstractNumId w:val="2"/>
  </w:num>
  <w:num w:numId="5" w16cid:durableId="2079327649">
    <w:abstractNumId w:val="1"/>
  </w:num>
  <w:num w:numId="6" w16cid:durableId="1939950192">
    <w:abstractNumId w:val="0"/>
  </w:num>
  <w:num w:numId="7" w16cid:durableId="1272668407">
    <w:abstractNumId w:val="9"/>
  </w:num>
  <w:num w:numId="8" w16cid:durableId="228656557">
    <w:abstractNumId w:val="8"/>
  </w:num>
  <w:num w:numId="9" w16cid:durableId="1855528936">
    <w:abstractNumId w:val="7"/>
  </w:num>
  <w:num w:numId="10" w16cid:durableId="218055179">
    <w:abstractNumId w:val="4"/>
  </w:num>
  <w:num w:numId="11" w16cid:durableId="1751272896">
    <w:abstractNumId w:val="11"/>
  </w:num>
  <w:num w:numId="12" w16cid:durableId="87735853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chel McKenzie">
    <w15:presenceInfo w15:providerId="AD" w15:userId="S::uczrr26@ucl.ac.uk::f7d84cc3-a06b-46fa-aa6b-623fca0128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15"/>
    <w:rsid w:val="0002611F"/>
    <w:rsid w:val="000444F4"/>
    <w:rsid w:val="0005081A"/>
    <w:rsid w:val="00050956"/>
    <w:rsid w:val="000546F3"/>
    <w:rsid w:val="00063A81"/>
    <w:rsid w:val="00076ECE"/>
    <w:rsid w:val="000828ED"/>
    <w:rsid w:val="000850BF"/>
    <w:rsid w:val="00086AEE"/>
    <w:rsid w:val="00094F29"/>
    <w:rsid w:val="000A5797"/>
    <w:rsid w:val="000B7EED"/>
    <w:rsid w:val="000C1242"/>
    <w:rsid w:val="000C7AAA"/>
    <w:rsid w:val="000E1449"/>
    <w:rsid w:val="000E5FD3"/>
    <w:rsid w:val="000F222C"/>
    <w:rsid w:val="0010027A"/>
    <w:rsid w:val="00104215"/>
    <w:rsid w:val="00164C56"/>
    <w:rsid w:val="001662DA"/>
    <w:rsid w:val="0017176F"/>
    <w:rsid w:val="00174485"/>
    <w:rsid w:val="0019761F"/>
    <w:rsid w:val="001A2544"/>
    <w:rsid w:val="001A7076"/>
    <w:rsid w:val="001C09EE"/>
    <w:rsid w:val="001C188A"/>
    <w:rsid w:val="001C3CF4"/>
    <w:rsid w:val="001D4DBC"/>
    <w:rsid w:val="001E084D"/>
    <w:rsid w:val="001E2FED"/>
    <w:rsid w:val="001F3276"/>
    <w:rsid w:val="00232658"/>
    <w:rsid w:val="00237C57"/>
    <w:rsid w:val="00271D22"/>
    <w:rsid w:val="00272340"/>
    <w:rsid w:val="00276365"/>
    <w:rsid w:val="0029454F"/>
    <w:rsid w:val="002A39BF"/>
    <w:rsid w:val="002B5382"/>
    <w:rsid w:val="002C7F15"/>
    <w:rsid w:val="002E3525"/>
    <w:rsid w:val="002E5DD3"/>
    <w:rsid w:val="003039F3"/>
    <w:rsid w:val="00340DEB"/>
    <w:rsid w:val="00345F56"/>
    <w:rsid w:val="00375140"/>
    <w:rsid w:val="003A7CE4"/>
    <w:rsid w:val="003D33B3"/>
    <w:rsid w:val="003D714D"/>
    <w:rsid w:val="003F078A"/>
    <w:rsid w:val="003F7B96"/>
    <w:rsid w:val="00402F51"/>
    <w:rsid w:val="00404609"/>
    <w:rsid w:val="00424400"/>
    <w:rsid w:val="004358D6"/>
    <w:rsid w:val="00465C7A"/>
    <w:rsid w:val="004960C8"/>
    <w:rsid w:val="004A12AB"/>
    <w:rsid w:val="004C68A7"/>
    <w:rsid w:val="004E494A"/>
    <w:rsid w:val="004E5229"/>
    <w:rsid w:val="004E55DE"/>
    <w:rsid w:val="004F755C"/>
    <w:rsid w:val="005014BF"/>
    <w:rsid w:val="00542498"/>
    <w:rsid w:val="005462D5"/>
    <w:rsid w:val="00556E8C"/>
    <w:rsid w:val="005B1417"/>
    <w:rsid w:val="005D1247"/>
    <w:rsid w:val="005E756E"/>
    <w:rsid w:val="005E7E0F"/>
    <w:rsid w:val="005F00D3"/>
    <w:rsid w:val="00611B9C"/>
    <w:rsid w:val="00630379"/>
    <w:rsid w:val="00632131"/>
    <w:rsid w:val="0064175F"/>
    <w:rsid w:val="006542C9"/>
    <w:rsid w:val="006600E1"/>
    <w:rsid w:val="00661B23"/>
    <w:rsid w:val="0066782F"/>
    <w:rsid w:val="006714B1"/>
    <w:rsid w:val="006B078A"/>
    <w:rsid w:val="006B2F86"/>
    <w:rsid w:val="006B71DB"/>
    <w:rsid w:val="006C376C"/>
    <w:rsid w:val="006C4FBF"/>
    <w:rsid w:val="006C5F1F"/>
    <w:rsid w:val="007233EC"/>
    <w:rsid w:val="0072582A"/>
    <w:rsid w:val="007274F9"/>
    <w:rsid w:val="0073672E"/>
    <w:rsid w:val="00791F36"/>
    <w:rsid w:val="007A07A9"/>
    <w:rsid w:val="007D3AF1"/>
    <w:rsid w:val="007F1635"/>
    <w:rsid w:val="007F3368"/>
    <w:rsid w:val="008273FB"/>
    <w:rsid w:val="008335F6"/>
    <w:rsid w:val="008451DF"/>
    <w:rsid w:val="008737C5"/>
    <w:rsid w:val="00893EE9"/>
    <w:rsid w:val="008B1ADA"/>
    <w:rsid w:val="008B6328"/>
    <w:rsid w:val="008C21CB"/>
    <w:rsid w:val="008C2938"/>
    <w:rsid w:val="008D2238"/>
    <w:rsid w:val="008E4486"/>
    <w:rsid w:val="0090618E"/>
    <w:rsid w:val="00927A8F"/>
    <w:rsid w:val="00930734"/>
    <w:rsid w:val="00935AD9"/>
    <w:rsid w:val="009410C9"/>
    <w:rsid w:val="00965B10"/>
    <w:rsid w:val="009821F1"/>
    <w:rsid w:val="00983F7D"/>
    <w:rsid w:val="00984119"/>
    <w:rsid w:val="009841E8"/>
    <w:rsid w:val="009946BA"/>
    <w:rsid w:val="009A20C4"/>
    <w:rsid w:val="009B2D01"/>
    <w:rsid w:val="009C1299"/>
    <w:rsid w:val="009D0478"/>
    <w:rsid w:val="009D6E5A"/>
    <w:rsid w:val="009F5537"/>
    <w:rsid w:val="00A03F96"/>
    <w:rsid w:val="00A208E6"/>
    <w:rsid w:val="00A50272"/>
    <w:rsid w:val="00A55A91"/>
    <w:rsid w:val="00A57177"/>
    <w:rsid w:val="00A66340"/>
    <w:rsid w:val="00A74778"/>
    <w:rsid w:val="00AA3976"/>
    <w:rsid w:val="00AC0E00"/>
    <w:rsid w:val="00AC3C5E"/>
    <w:rsid w:val="00AC6A2A"/>
    <w:rsid w:val="00AD5A16"/>
    <w:rsid w:val="00AF5D1D"/>
    <w:rsid w:val="00B00DBF"/>
    <w:rsid w:val="00B21DE7"/>
    <w:rsid w:val="00B26CED"/>
    <w:rsid w:val="00B32225"/>
    <w:rsid w:val="00B333DF"/>
    <w:rsid w:val="00B41A7E"/>
    <w:rsid w:val="00B45F6B"/>
    <w:rsid w:val="00B614F6"/>
    <w:rsid w:val="00B77678"/>
    <w:rsid w:val="00B91B9D"/>
    <w:rsid w:val="00BA3935"/>
    <w:rsid w:val="00BC4631"/>
    <w:rsid w:val="00BC75C7"/>
    <w:rsid w:val="00BF3543"/>
    <w:rsid w:val="00C020E4"/>
    <w:rsid w:val="00C25B37"/>
    <w:rsid w:val="00C33F61"/>
    <w:rsid w:val="00C34FB5"/>
    <w:rsid w:val="00C40130"/>
    <w:rsid w:val="00C424F7"/>
    <w:rsid w:val="00C51CF1"/>
    <w:rsid w:val="00C54685"/>
    <w:rsid w:val="00C636B9"/>
    <w:rsid w:val="00C661AF"/>
    <w:rsid w:val="00C740DD"/>
    <w:rsid w:val="00C808FA"/>
    <w:rsid w:val="00C85A85"/>
    <w:rsid w:val="00C91244"/>
    <w:rsid w:val="00C96F1F"/>
    <w:rsid w:val="00CA0F95"/>
    <w:rsid w:val="00CB55DC"/>
    <w:rsid w:val="00CD1BB7"/>
    <w:rsid w:val="00D00BF7"/>
    <w:rsid w:val="00D01299"/>
    <w:rsid w:val="00D20239"/>
    <w:rsid w:val="00D676B1"/>
    <w:rsid w:val="00D70515"/>
    <w:rsid w:val="00D853E6"/>
    <w:rsid w:val="00DA3B63"/>
    <w:rsid w:val="00DA4A92"/>
    <w:rsid w:val="00DB3B0B"/>
    <w:rsid w:val="00DC4B1D"/>
    <w:rsid w:val="00DF73A9"/>
    <w:rsid w:val="00E01503"/>
    <w:rsid w:val="00E70A69"/>
    <w:rsid w:val="00EA336F"/>
    <w:rsid w:val="00EE45D9"/>
    <w:rsid w:val="00EE6966"/>
    <w:rsid w:val="00F210B6"/>
    <w:rsid w:val="00F34317"/>
    <w:rsid w:val="00F34D77"/>
    <w:rsid w:val="00F519F1"/>
    <w:rsid w:val="00F578C0"/>
    <w:rsid w:val="00F63B68"/>
    <w:rsid w:val="00F64013"/>
    <w:rsid w:val="00F80C67"/>
    <w:rsid w:val="00F87C2B"/>
    <w:rsid w:val="00FA0341"/>
    <w:rsid w:val="00FA34AD"/>
    <w:rsid w:val="00FA7278"/>
    <w:rsid w:val="00FB669F"/>
    <w:rsid w:val="00FB7F2A"/>
    <w:rsid w:val="00FC7DEA"/>
    <w:rsid w:val="00FD0752"/>
    <w:rsid w:val="00FF26BB"/>
    <w:rsid w:val="0CF00FB1"/>
    <w:rsid w:val="135F64D2"/>
    <w:rsid w:val="39A9EDBA"/>
    <w:rsid w:val="5FF67FA8"/>
    <w:rsid w:val="6D70B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88177"/>
  <w15:chartTrackingRefBased/>
  <w15:docId w15:val="{0575AD62-636B-4350-97B9-A0194D60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tos 12"/>
    <w:qFormat/>
    <w:rsid w:val="000E5FD3"/>
    <w:pPr>
      <w:spacing w:line="240" w:lineRule="auto"/>
    </w:pPr>
    <w:rPr>
      <w:color w:val="000000" w:themeColor="text1"/>
    </w:rPr>
  </w:style>
  <w:style w:type="paragraph" w:styleId="Heading1">
    <w:name w:val="heading 1"/>
    <w:aliases w:val="Aptos Bold 24 pts"/>
    <w:next w:val="TOC1"/>
    <w:link w:val="Heading1Char"/>
    <w:autoRedefine/>
    <w:uiPriority w:val="9"/>
    <w:qFormat/>
    <w:rsid w:val="00B45F6B"/>
    <w:pPr>
      <w:spacing w:before="240" w:after="60" w:line="276" w:lineRule="auto"/>
      <w:outlineLvl w:val="0"/>
    </w:pPr>
    <w:rPr>
      <w:rFonts w:asciiTheme="majorHAnsi" w:eastAsia="Aptos Display" w:hAnsiTheme="majorHAnsi" w:cs="Aptos Display"/>
      <w:b/>
      <w:bCs/>
      <w:color w:val="411F66" w:themeColor="text2"/>
      <w:sz w:val="48"/>
      <w:szCs w:val="48"/>
    </w:rPr>
  </w:style>
  <w:style w:type="paragraph" w:styleId="Heading2">
    <w:name w:val="heading 2"/>
    <w:aliases w:val="Aptos Bold 18 pts"/>
    <w:basedOn w:val="Normal"/>
    <w:next w:val="TOC2"/>
    <w:link w:val="Heading2Char"/>
    <w:uiPriority w:val="9"/>
    <w:unhideWhenUsed/>
    <w:qFormat/>
    <w:rsid w:val="0073672E"/>
    <w:pPr>
      <w:outlineLvl w:val="1"/>
    </w:pPr>
    <w:rPr>
      <w:b/>
      <w:bCs/>
      <w:color w:val="411F66" w:themeColor="text2"/>
      <w:sz w:val="36"/>
      <w:szCs w:val="36"/>
    </w:rPr>
  </w:style>
  <w:style w:type="paragraph" w:styleId="Heading3">
    <w:name w:val="heading 3"/>
    <w:aliases w:val="AptosBold 14 pts"/>
    <w:basedOn w:val="Normal"/>
    <w:next w:val="Normal"/>
    <w:link w:val="Heading3Char"/>
    <w:autoRedefine/>
    <w:uiPriority w:val="9"/>
    <w:unhideWhenUsed/>
    <w:qFormat/>
    <w:rsid w:val="007D3AF1"/>
    <w:pPr>
      <w:outlineLvl w:val="2"/>
    </w:pPr>
    <w:rPr>
      <w:b/>
      <w:bCs/>
      <w:color w:val="993BFF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15"/>
    <w:pPr>
      <w:keepNext/>
      <w:keepLines/>
      <w:spacing w:before="80" w:after="40"/>
      <w:outlineLvl w:val="3"/>
    </w:pPr>
    <w:rPr>
      <w:rFonts w:eastAsiaTheme="majorEastAsia" w:cstheme="majorBidi"/>
      <w:iCs/>
      <w:color w:val="7000E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15"/>
    <w:pPr>
      <w:keepNext/>
      <w:keepLines/>
      <w:spacing w:before="80" w:after="40"/>
      <w:outlineLvl w:val="4"/>
    </w:pPr>
    <w:rPr>
      <w:rFonts w:eastAsiaTheme="majorEastAsia" w:cstheme="majorBidi"/>
      <w:color w:val="7000E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tos Bold 24 pts Char"/>
    <w:basedOn w:val="DefaultParagraphFont"/>
    <w:link w:val="Heading1"/>
    <w:uiPriority w:val="9"/>
    <w:rsid w:val="00B45F6B"/>
    <w:rPr>
      <w:rFonts w:asciiTheme="majorHAnsi" w:eastAsia="Aptos Display" w:hAnsiTheme="majorHAnsi" w:cs="Aptos Display"/>
      <w:b/>
      <w:bCs/>
      <w:color w:val="411F66" w:themeColor="text2"/>
      <w:sz w:val="48"/>
      <w:szCs w:val="48"/>
    </w:rPr>
  </w:style>
  <w:style w:type="character" w:customStyle="1" w:styleId="Heading2Char">
    <w:name w:val="Heading 2 Char"/>
    <w:aliases w:val="Aptos Bold 18 pts Char"/>
    <w:basedOn w:val="DefaultParagraphFont"/>
    <w:link w:val="Heading2"/>
    <w:uiPriority w:val="9"/>
    <w:rsid w:val="0073672E"/>
    <w:rPr>
      <w:rFonts w:ascii="UCL Sans" w:hAnsi="UCL Sans"/>
      <w:b/>
      <w:bCs/>
      <w:i w:val="0"/>
      <w:color w:val="411F66" w:themeColor="text2"/>
      <w:sz w:val="36"/>
      <w:szCs w:val="36"/>
    </w:rPr>
  </w:style>
  <w:style w:type="character" w:customStyle="1" w:styleId="Heading3Char">
    <w:name w:val="Heading 3 Char"/>
    <w:aliases w:val="AptosBold 14 pts Char"/>
    <w:basedOn w:val="DefaultParagraphFont"/>
    <w:link w:val="Heading3"/>
    <w:uiPriority w:val="9"/>
    <w:rsid w:val="007D3AF1"/>
    <w:rPr>
      <w:rFonts w:ascii="UCL Sans" w:hAnsi="UCL Sans"/>
      <w:b/>
      <w:bCs/>
      <w:i w:val="0"/>
      <w:color w:val="993BFF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15"/>
    <w:rPr>
      <w:rFonts w:ascii="UCL Sans" w:eastAsiaTheme="majorEastAsia" w:hAnsi="UCL Sans" w:cstheme="majorBidi"/>
      <w:b w:val="0"/>
      <w:i w:val="0"/>
      <w:iCs/>
      <w:color w:val="7000EB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15"/>
    <w:rPr>
      <w:rFonts w:ascii="UCL Sans" w:eastAsiaTheme="majorEastAsia" w:hAnsi="UCL Sans" w:cstheme="majorBidi"/>
      <w:b w:val="0"/>
      <w:i w:val="0"/>
      <w:color w:val="7000EB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15"/>
    <w:rPr>
      <w:rFonts w:ascii="UCL Sans" w:eastAsiaTheme="majorEastAsia" w:hAnsi="UCL Sans" w:cstheme="majorBidi"/>
      <w:b w:val="0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15"/>
    <w:rPr>
      <w:rFonts w:ascii="UCL Sans" w:eastAsiaTheme="majorEastAsia" w:hAnsi="UCL Sans" w:cstheme="majorBidi"/>
      <w:b w:val="0"/>
      <w:i w:val="0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15"/>
    <w:rPr>
      <w:rFonts w:ascii="UCL Sans" w:eastAsiaTheme="majorEastAsia" w:hAnsi="UCL Sans" w:cstheme="majorBidi"/>
      <w:b w:val="0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15"/>
    <w:rPr>
      <w:rFonts w:ascii="UCL Sans" w:eastAsiaTheme="majorEastAsia" w:hAnsi="UCL Sans" w:cstheme="majorBidi"/>
      <w:b w:val="0"/>
      <w:i w:val="0"/>
      <w:color w:val="272727" w:themeColor="text1" w:themeTint="D8"/>
      <w:sz w:val="24"/>
    </w:rPr>
  </w:style>
  <w:style w:type="paragraph" w:styleId="Title">
    <w:name w:val="Title"/>
    <w:aliases w:val="Aptos Bold 36 pts"/>
    <w:next w:val="Heading1"/>
    <w:link w:val="TitleChar"/>
    <w:uiPriority w:val="10"/>
    <w:qFormat/>
    <w:rsid w:val="00AC3C5E"/>
    <w:pPr>
      <w:spacing w:line="240" w:lineRule="auto"/>
    </w:pPr>
    <w:rPr>
      <w:rFonts w:asciiTheme="majorHAnsi" w:hAnsiTheme="majorHAnsi"/>
      <w:b/>
      <w:bCs/>
      <w:color w:val="993BFF" w:themeColor="accent1"/>
      <w:sz w:val="72"/>
      <w:szCs w:val="72"/>
    </w:rPr>
  </w:style>
  <w:style w:type="character" w:customStyle="1" w:styleId="TitleChar">
    <w:name w:val="Title Char"/>
    <w:aliases w:val="Aptos Bold 36 pts Char"/>
    <w:basedOn w:val="DefaultParagraphFont"/>
    <w:link w:val="Title"/>
    <w:uiPriority w:val="10"/>
    <w:rsid w:val="00AC3C5E"/>
    <w:rPr>
      <w:rFonts w:asciiTheme="majorHAnsi" w:hAnsiTheme="majorHAnsi"/>
      <w:b/>
      <w:bCs/>
      <w:color w:val="993BFF" w:themeColor="accent1"/>
      <w:sz w:val="72"/>
      <w:szCs w:val="72"/>
    </w:rPr>
  </w:style>
  <w:style w:type="paragraph" w:styleId="Subtitle">
    <w:name w:val="Subtitle"/>
    <w:aliases w:val="Aptos 18 pts"/>
    <w:basedOn w:val="Heading2"/>
    <w:next w:val="Normal"/>
    <w:link w:val="SubtitleChar"/>
    <w:uiPriority w:val="11"/>
    <w:qFormat/>
    <w:rsid w:val="00AC3C5E"/>
    <w:rPr>
      <w:b w:val="0"/>
    </w:rPr>
  </w:style>
  <w:style w:type="character" w:customStyle="1" w:styleId="SubtitleChar">
    <w:name w:val="Subtitle Char"/>
    <w:aliases w:val="Aptos 18 pts Char"/>
    <w:basedOn w:val="DefaultParagraphFont"/>
    <w:link w:val="Subtitle"/>
    <w:uiPriority w:val="11"/>
    <w:rsid w:val="00AC3C5E"/>
    <w:rPr>
      <w:rFonts w:asciiTheme="minorHAnsi" w:hAnsiTheme="minorHAnsi"/>
      <w:bCs/>
      <w:color w:val="411F66" w:themeColor="text2"/>
      <w:sz w:val="36"/>
      <w:szCs w:val="36"/>
    </w:rPr>
  </w:style>
  <w:style w:type="character" w:styleId="SubtleReference">
    <w:name w:val="Subtle Reference"/>
    <w:basedOn w:val="Strong"/>
    <w:uiPriority w:val="31"/>
    <w:qFormat/>
    <w:rsid w:val="00271D22"/>
    <w:rPr>
      <w:rFonts w:asciiTheme="minorHAnsi" w:hAnsiTheme="minorHAnsi"/>
      <w:b/>
      <w:bCs/>
      <w:i w:val="0"/>
      <w:sz w:val="24"/>
    </w:rPr>
  </w:style>
  <w:style w:type="paragraph" w:styleId="ListParagraph">
    <w:name w:val="List Paragraph"/>
    <w:aliases w:val="Square bullet"/>
    <w:basedOn w:val="Normal"/>
    <w:autoRedefine/>
    <w:uiPriority w:val="34"/>
    <w:qFormat/>
    <w:rsid w:val="00F63B68"/>
    <w:pPr>
      <w:numPr>
        <w:numId w:val="3"/>
      </w:numPr>
      <w:contextualSpacing/>
    </w:pPr>
    <w:rPr>
      <w:color w:val="auto"/>
    </w:rPr>
  </w:style>
  <w:style w:type="character" w:styleId="IntenseEmphasis">
    <w:name w:val="Intense Emphasis"/>
    <w:basedOn w:val="DefaultParagraphFont"/>
    <w:uiPriority w:val="21"/>
    <w:qFormat/>
    <w:rsid w:val="00AC3C5E"/>
    <w:rPr>
      <w:rFonts w:asciiTheme="minorHAnsi" w:hAnsiTheme="minorHAnsi"/>
      <w:b w:val="0"/>
      <w:i/>
      <w:iCs/>
      <w:color w:val="7000EB" w:themeColor="accent1" w:themeShade="BF"/>
      <w:sz w:val="24"/>
    </w:rPr>
  </w:style>
  <w:style w:type="paragraph" w:styleId="IntenseQuote">
    <w:name w:val="Intense Quote"/>
    <w:aliases w:val="UCLSans 16 pts"/>
    <w:basedOn w:val="Normal"/>
    <w:next w:val="Normal"/>
    <w:link w:val="IntenseQuoteChar"/>
    <w:uiPriority w:val="30"/>
    <w:qFormat/>
    <w:rsid w:val="0073672E"/>
    <w:pPr>
      <w:spacing w:before="360" w:after="360"/>
      <w:ind w:left="864" w:right="864"/>
    </w:pPr>
    <w:rPr>
      <w:iCs/>
      <w:color w:val="7000EB" w:themeColor="accent1" w:themeShade="BF"/>
      <w:sz w:val="32"/>
    </w:rPr>
  </w:style>
  <w:style w:type="character" w:customStyle="1" w:styleId="IntenseQuoteChar">
    <w:name w:val="Intense Quote Char"/>
    <w:aliases w:val="UCLSans 16 pts Char"/>
    <w:basedOn w:val="DefaultParagraphFont"/>
    <w:link w:val="IntenseQuote"/>
    <w:uiPriority w:val="30"/>
    <w:rsid w:val="0073672E"/>
    <w:rPr>
      <w:rFonts w:ascii="UCL Sans" w:hAnsi="UCL Sans"/>
      <w:b w:val="0"/>
      <w:i w:val="0"/>
      <w:iCs/>
      <w:color w:val="7000EB" w:themeColor="accent1" w:themeShade="BF"/>
      <w:sz w:val="32"/>
    </w:rPr>
  </w:style>
  <w:style w:type="paragraph" w:styleId="Header">
    <w:name w:val="header"/>
    <w:aliases w:val="Aptos Bold 10.5 pts"/>
    <w:basedOn w:val="Footer"/>
    <w:link w:val="HeaderChar"/>
    <w:uiPriority w:val="99"/>
    <w:unhideWhenUsed/>
    <w:rsid w:val="00AC3C5E"/>
    <w:rPr>
      <w:b/>
    </w:rPr>
  </w:style>
  <w:style w:type="character" w:customStyle="1" w:styleId="HeaderChar">
    <w:name w:val="Header Char"/>
    <w:aliases w:val="Aptos Bold 10.5 pts Char"/>
    <w:basedOn w:val="DefaultParagraphFont"/>
    <w:link w:val="Header"/>
    <w:uiPriority w:val="99"/>
    <w:rsid w:val="00AC3C5E"/>
    <w:rPr>
      <w:rFonts w:asciiTheme="minorHAnsi" w:hAnsiTheme="minorHAnsi"/>
      <w:b/>
      <w:color w:val="411F66" w:themeColor="text2"/>
      <w:sz w:val="21"/>
    </w:rPr>
  </w:style>
  <w:style w:type="paragraph" w:styleId="Footer">
    <w:name w:val="footer"/>
    <w:aliases w:val="Aptos 10.5 pts"/>
    <w:basedOn w:val="Normal"/>
    <w:link w:val="FooterChar"/>
    <w:autoRedefine/>
    <w:uiPriority w:val="99"/>
    <w:unhideWhenUsed/>
    <w:qFormat/>
    <w:rsid w:val="00AC3C5E"/>
    <w:pPr>
      <w:spacing w:after="0"/>
    </w:pPr>
    <w:rPr>
      <w:color w:val="411F66" w:themeColor="text2"/>
      <w:sz w:val="21"/>
    </w:rPr>
  </w:style>
  <w:style w:type="character" w:customStyle="1" w:styleId="FooterChar">
    <w:name w:val="Footer Char"/>
    <w:aliases w:val="Aptos 10.5 pts Char"/>
    <w:basedOn w:val="DefaultParagraphFont"/>
    <w:link w:val="Footer"/>
    <w:uiPriority w:val="99"/>
    <w:rsid w:val="00AC3C5E"/>
    <w:rPr>
      <w:rFonts w:asciiTheme="minorHAnsi" w:hAnsiTheme="minorHAnsi"/>
      <w:color w:val="411F66" w:themeColor="text2"/>
      <w:sz w:val="21"/>
    </w:rPr>
  </w:style>
  <w:style w:type="table" w:styleId="TableGrid">
    <w:name w:val="Table Grid"/>
    <w:basedOn w:val="TableNormal"/>
    <w:uiPriority w:val="39"/>
    <w:rsid w:val="00D7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4B1D"/>
    <w:rPr>
      <w:rFonts w:asciiTheme="minorHAnsi" w:hAnsiTheme="minorHAnsi"/>
      <w:b/>
      <w:bCs/>
      <w:i w:val="0"/>
      <w:sz w:val="24"/>
    </w:rPr>
  </w:style>
  <w:style w:type="paragraph" w:customStyle="1" w:styleId="Smalltext">
    <w:name w:val="Small text"/>
    <w:basedOn w:val="Normal"/>
    <w:qFormat/>
    <w:rsid w:val="00EE6966"/>
    <w:rPr>
      <w:sz w:val="21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424400"/>
    <w:rPr>
      <w:rFonts w:ascii="UCL Sans" w:hAnsi="UCL Sans"/>
      <w:b w:val="0"/>
      <w:i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3672E"/>
    <w:rPr>
      <w:rFonts w:ascii="UCL Sans" w:hAnsi="UCL Sans"/>
      <w:b/>
      <w:bCs/>
      <w:i w:val="0"/>
      <w:caps w:val="0"/>
      <w:smallCaps w:val="0"/>
      <w:color w:val="993BFF" w:themeColor="accent1"/>
      <w:spacing w:val="5"/>
      <w:sz w:val="24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EE6966"/>
    <w:pPr>
      <w:spacing w:before="120" w:after="120"/>
    </w:pPr>
    <w:rPr>
      <w:sz w:val="21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6966"/>
    <w:rPr>
      <w:rFonts w:ascii="UCL Sans" w:hAnsi="UCL Sans"/>
      <w:b w:val="0"/>
      <w:i w:val="0"/>
      <w:color w:val="000000" w:themeColor="text1"/>
      <w:sz w:val="21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3C5E"/>
    <w:rPr>
      <w:rFonts w:asciiTheme="minorHAnsi" w:hAnsiTheme="minorHAnsi"/>
      <w:b w:val="0"/>
      <w:i w:val="0"/>
      <w:sz w:val="24"/>
      <w:vertAlign w:val="superscript"/>
    </w:rPr>
  </w:style>
  <w:style w:type="character" w:styleId="Hyperlink">
    <w:name w:val="Hyperlink"/>
    <w:basedOn w:val="DefaultParagraphFont"/>
    <w:uiPriority w:val="99"/>
    <w:unhideWhenUsed/>
    <w:rsid w:val="00AC3C5E"/>
    <w:rPr>
      <w:rFonts w:asciiTheme="minorHAnsi" w:hAnsiTheme="minorHAnsi"/>
      <w:b w:val="0"/>
      <w:i w:val="0"/>
      <w:color w:val="2F91FA" w:themeColor="hyperlink"/>
      <w:sz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966"/>
    <w:rPr>
      <w:rFonts w:ascii="UCL Sans" w:hAnsi="UCL Sans"/>
      <w:b w:val="0"/>
      <w:i w:val="0"/>
      <w:color w:val="605E5C"/>
      <w:sz w:val="24"/>
      <w:shd w:val="clear" w:color="auto" w:fill="E1DFDD"/>
    </w:rPr>
  </w:style>
  <w:style w:type="paragraph" w:customStyle="1" w:styleId="Footnote">
    <w:name w:val="Footnote"/>
    <w:aliases w:val="Aptos 10.5"/>
    <w:basedOn w:val="FootnoteText"/>
    <w:autoRedefine/>
    <w:qFormat/>
    <w:rsid w:val="00630379"/>
  </w:style>
  <w:style w:type="paragraph" w:styleId="ListBullet">
    <w:name w:val="List Bullet"/>
    <w:basedOn w:val="ListParagraph"/>
    <w:uiPriority w:val="99"/>
    <w:semiHidden/>
    <w:unhideWhenUsed/>
    <w:rsid w:val="00630379"/>
    <w:pPr>
      <w:numPr>
        <w:numId w:val="4"/>
      </w:numPr>
    </w:pPr>
    <w:rPr>
      <w:color w:val="411F66" w:themeColor="text2"/>
    </w:rPr>
  </w:style>
  <w:style w:type="paragraph" w:styleId="Caption">
    <w:name w:val="caption"/>
    <w:basedOn w:val="Smalltext"/>
    <w:next w:val="Normal"/>
    <w:uiPriority w:val="35"/>
    <w:unhideWhenUsed/>
    <w:qFormat/>
    <w:rsid w:val="00630379"/>
    <w:rPr>
      <w:szCs w:val="21"/>
    </w:rPr>
  </w:style>
  <w:style w:type="paragraph" w:styleId="ListBullet2">
    <w:name w:val="List Bullet 2"/>
    <w:basedOn w:val="ListBullet"/>
    <w:uiPriority w:val="99"/>
    <w:semiHidden/>
    <w:unhideWhenUsed/>
    <w:rsid w:val="00630379"/>
    <w:pPr>
      <w:numPr>
        <w:numId w:val="5"/>
      </w:numPr>
    </w:pPr>
  </w:style>
  <w:style w:type="paragraph" w:styleId="ListBullet3">
    <w:name w:val="List Bullet 3"/>
    <w:basedOn w:val="ListBullet"/>
    <w:uiPriority w:val="99"/>
    <w:semiHidden/>
    <w:unhideWhenUsed/>
    <w:rsid w:val="00630379"/>
    <w:pPr>
      <w:numPr>
        <w:numId w:val="6"/>
      </w:numPr>
    </w:p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2C7F15"/>
    <w:pPr>
      <w:keepNext/>
      <w:keepLines/>
      <w:spacing w:before="480" w:after="0"/>
      <w:outlineLvl w:val="9"/>
    </w:pPr>
    <w:rPr>
      <w:rFonts w:eastAsiaTheme="majorEastAsia" w:cstheme="majorBidi"/>
      <w:color w:val="7000EB" w:themeColor="accent1" w:themeShade="BF"/>
      <w:kern w:val="0"/>
      <w:sz w:val="36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4A92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B71DB"/>
    <w:pPr>
      <w:tabs>
        <w:tab w:val="right" w:leader="dot" w:pos="9854"/>
      </w:tabs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A4A92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34FB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34FB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34FB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34FB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34FB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34FB5"/>
    <w:pPr>
      <w:spacing w:after="0"/>
      <w:ind w:left="1920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34FB5"/>
    <w:rPr>
      <w:rFonts w:ascii="UCL Sans" w:hAnsi="UCL Sans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4F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4FB5"/>
    <w:rPr>
      <w:rFonts w:ascii="UCL Sans" w:hAnsi="UCL Sans"/>
      <w:b w:val="0"/>
      <w:i w:val="0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F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FB5"/>
    <w:rPr>
      <w:rFonts w:ascii="UCL Sans" w:hAnsi="UCL Sans"/>
      <w:b/>
      <w:bCs/>
      <w:i w:val="0"/>
      <w:color w:val="000000" w:themeColor="text1"/>
      <w:sz w:val="20"/>
      <w:szCs w:val="20"/>
    </w:rPr>
  </w:style>
  <w:style w:type="paragraph" w:styleId="Revision">
    <w:name w:val="Revision"/>
    <w:hidden/>
    <w:uiPriority w:val="99"/>
    <w:semiHidden/>
    <w:rsid w:val="00F87C2B"/>
    <w:pPr>
      <w:spacing w:after="0" w:line="240" w:lineRule="auto"/>
    </w:pPr>
    <w:rPr>
      <w:color w:val="000000" w:themeColor="text1"/>
    </w:rPr>
  </w:style>
  <w:style w:type="numbering" w:customStyle="1" w:styleId="CurrentList1">
    <w:name w:val="Current List1"/>
    <w:uiPriority w:val="99"/>
    <w:rsid w:val="00F63B68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www.zotero.org/groups/6063965/discourse_network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rc.discourse@ucl.ac.uk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zenodo.org/communities/discourse-network/records?q=&amp;l=list&amp;p=1&amp;s=10&amp;sort=newes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iscourse-network.github.io/" TargetMode="External"/><Relationship Id="rId20" Type="http://schemas.openxmlformats.org/officeDocument/2006/relationships/hyperlink" Target="mailto:arc.discourse@ucl.ac.u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hyperlink" Target="mailto:arc.discourse@ucl.ac.u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CL New Brand Core Palette">
      <a:dk1>
        <a:srgbClr val="000000"/>
      </a:dk1>
      <a:lt1>
        <a:srgbClr val="FAFAFA"/>
      </a:lt1>
      <a:dk2>
        <a:srgbClr val="411F66"/>
      </a:dk2>
      <a:lt2>
        <a:srgbClr val="D1A6FF"/>
      </a:lt2>
      <a:accent1>
        <a:srgbClr val="993BFF"/>
      </a:accent1>
      <a:accent2>
        <a:srgbClr val="BA82FF"/>
      </a:accent2>
      <a:accent3>
        <a:srgbClr val="EEDEFF"/>
      </a:accent3>
      <a:accent4>
        <a:srgbClr val="30D6FF"/>
      </a:accent4>
      <a:accent5>
        <a:srgbClr val="F56300"/>
      </a:accent5>
      <a:accent6>
        <a:srgbClr val="ED367D"/>
      </a:accent6>
      <a:hlink>
        <a:srgbClr val="2F91FA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63689a-aa51-4935-8727-07e67b0e441c">
      <Terms xmlns="http://schemas.microsoft.com/office/infopath/2007/PartnerControls"/>
    </lcf76f155ced4ddcb4097134ff3c332f>
    <TaxCatchAll xmlns="4f173341-106d-460d-9575-6cf02dd83e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A8BCD4A57BE64684A4F1799E215CDD" ma:contentTypeVersion="12" ma:contentTypeDescription="Create a new document." ma:contentTypeScope="" ma:versionID="aa5ee0ffccd1afed3eb0b9b22d9760c6">
  <xsd:schema xmlns:xsd="http://www.w3.org/2001/XMLSchema" xmlns:xs="http://www.w3.org/2001/XMLSchema" xmlns:p="http://schemas.microsoft.com/office/2006/metadata/properties" xmlns:ns2="a563689a-aa51-4935-8727-07e67b0e441c" xmlns:ns3="4f173341-106d-460d-9575-6cf02dd83edf" targetNamespace="http://schemas.microsoft.com/office/2006/metadata/properties" ma:root="true" ma:fieldsID="278a906f3b76154070c85b348eff0f89" ns2:_="" ns3:_="">
    <xsd:import namespace="a563689a-aa51-4935-8727-07e67b0e441c"/>
    <xsd:import namespace="4f173341-106d-460d-9575-6cf02dd83e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3689a-aa51-4935-8727-07e67b0e4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73341-106d-460d-9575-6cf02dd83e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889407-0c01-4b27-827d-3cfcf6750d31}" ma:internalName="TaxCatchAll" ma:showField="CatchAllData" ma:web="4f173341-106d-460d-9575-6cf02dd83e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BEE9BC-D3F8-2741-89C6-FA3B056C9E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A9F352-C7BA-4795-BF70-51D8032C553F}">
  <ds:schemaRefs>
    <ds:schemaRef ds:uri="http://schemas.microsoft.com/office/2006/metadata/properties"/>
    <ds:schemaRef ds:uri="http://schemas.microsoft.com/office/infopath/2007/PartnerControls"/>
    <ds:schemaRef ds:uri="a563689a-aa51-4935-8727-07e67b0e441c"/>
    <ds:schemaRef ds:uri="4f173341-106d-460d-9575-6cf02dd83edf"/>
  </ds:schemaRefs>
</ds:datastoreItem>
</file>

<file path=customXml/itemProps3.xml><?xml version="1.0" encoding="utf-8"?>
<ds:datastoreItem xmlns:ds="http://schemas.openxmlformats.org/officeDocument/2006/customXml" ds:itemID="{6A7AA96D-48B7-4067-9B25-EFE1CC917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3689a-aa51-4935-8727-07e67b0e441c"/>
    <ds:schemaRef ds:uri="4f173341-106d-460d-9575-6cf02dd83e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52A6F1-E2B9-4183-A54D-A25563B3058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Links>
    <vt:vector size="90" baseType="variant">
      <vt:variant>
        <vt:i4>3276801</vt:i4>
      </vt:variant>
      <vt:variant>
        <vt:i4>72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3276801</vt:i4>
      </vt:variant>
      <vt:variant>
        <vt:i4>69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3276801</vt:i4>
      </vt:variant>
      <vt:variant>
        <vt:i4>66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5963821</vt:i4>
      </vt:variant>
      <vt:variant>
        <vt:i4>63</vt:i4>
      </vt:variant>
      <vt:variant>
        <vt:i4>0</vt:i4>
      </vt:variant>
      <vt:variant>
        <vt:i4>5</vt:i4>
      </vt:variant>
      <vt:variant>
        <vt:lpwstr>https://www.zotero.org/groups/6063965/discourse_network</vt:lpwstr>
      </vt:variant>
      <vt:variant>
        <vt:lpwstr/>
      </vt:variant>
      <vt:variant>
        <vt:i4>3539052</vt:i4>
      </vt:variant>
      <vt:variant>
        <vt:i4>60</vt:i4>
      </vt:variant>
      <vt:variant>
        <vt:i4>0</vt:i4>
      </vt:variant>
      <vt:variant>
        <vt:i4>5</vt:i4>
      </vt:variant>
      <vt:variant>
        <vt:lpwstr>https://zenodo.org/communities/discourse-network/records?q=&amp;l=list&amp;p=1&amp;s=10&amp;sort=newest</vt:lpwstr>
      </vt:variant>
      <vt:variant>
        <vt:lpwstr/>
      </vt:variant>
      <vt:variant>
        <vt:i4>5963798</vt:i4>
      </vt:variant>
      <vt:variant>
        <vt:i4>57</vt:i4>
      </vt:variant>
      <vt:variant>
        <vt:i4>0</vt:i4>
      </vt:variant>
      <vt:variant>
        <vt:i4>5</vt:i4>
      </vt:variant>
      <vt:variant>
        <vt:lpwstr>https://discourse-network.github.io/</vt:lpwstr>
      </vt:variant>
      <vt:variant>
        <vt:lpwstr/>
      </vt:variant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_Toc226641856</vt:lpwstr>
      </vt:variant>
      <vt:variant>
        <vt:i4>1507384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_Toc226641855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_Toc226641854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_Toc226641853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_Toc226641852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_Toc226641851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_Toc226641850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_Toc226641849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_Toc226641848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Grant, Pilar</dc:creator>
  <cp:keywords/>
  <dc:description/>
  <cp:lastModifiedBy>Rachel McKenzie</cp:lastModifiedBy>
  <cp:revision>2</cp:revision>
  <dcterms:created xsi:type="dcterms:W3CDTF">2026-04-29T13:04:00Z</dcterms:created>
  <dcterms:modified xsi:type="dcterms:W3CDTF">2026-04-29T13:04:00Z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0x01010075A8BCD4A57BE64684A4F1799E215CDD</vt:lpwstr>
  </property>
  <property fmtid="{D5CDD505-2E9C-101B-9397-08002B2CF9AE}" pid="3" name="MediaServiceImageTags">
    <vt:lpwstr/>
  </property>
</Properties>
</file>